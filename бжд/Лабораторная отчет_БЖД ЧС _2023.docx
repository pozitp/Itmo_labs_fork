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A7EC3" w14:textId="77777777" w:rsidR="0054185C" w:rsidRPr="002846E3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2846E3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2846E3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2846E3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2846E3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2846E3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2846E3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2846E3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2846E3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szCs w:val="24"/>
        </w:rPr>
      </w:pPr>
    </w:p>
    <w:p w14:paraId="4642413D" w14:textId="77777777" w:rsidR="0054185C" w:rsidRPr="002846E3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2846E3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2846E3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2846E3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2846E3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2846E3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2846E3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2846E3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2846E3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2846E3">
        <w:rPr>
          <w:rFonts w:eastAsia="Times New Roman" w:cs="Times New Roman"/>
          <w:szCs w:val="24"/>
        </w:rPr>
        <w:t>Персональная ответственность. Пожарная безопасность»</w:t>
      </w:r>
      <w:r w:rsidRPr="002846E3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2846E3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2846E3">
        <w:rPr>
          <w:rFonts w:eastAsia="Times New Roman" w:cs="Times New Roman"/>
          <w:szCs w:val="24"/>
        </w:rPr>
        <w:t>по дисциплине «</w:t>
      </w:r>
      <w:r w:rsidRPr="002846E3">
        <w:rPr>
          <w:rFonts w:eastAsia="Times New Roman" w:cs="Times New Roman"/>
          <w:b/>
          <w:szCs w:val="24"/>
        </w:rPr>
        <w:t>Безопасность жизнедеятельности</w:t>
      </w:r>
      <w:r w:rsidRPr="002846E3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2846E3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2846E3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64FD685B" w14:textId="77777777" w:rsidTr="0054185C">
        <w:tc>
          <w:tcPr>
            <w:tcW w:w="2268" w:type="dxa"/>
          </w:tcPr>
          <w:p w14:paraId="5D93CBDF" w14:textId="77777777" w:rsidR="0054185C" w:rsidRPr="002846E3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6B3F13B0" w:rsidR="0054185C" w:rsidRPr="002846E3" w:rsidRDefault="009D388B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Шубин Егор Вячеславович</w:t>
            </w:r>
          </w:p>
        </w:tc>
      </w:tr>
      <w:tr w:rsidR="002846E3" w:rsidRPr="002846E3" w14:paraId="59E00984" w14:textId="77777777" w:rsidTr="0054185C">
        <w:tc>
          <w:tcPr>
            <w:tcW w:w="2268" w:type="dxa"/>
          </w:tcPr>
          <w:p w14:paraId="6899554E" w14:textId="77777777" w:rsidR="0054185C" w:rsidRPr="002846E3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16C5CA45" w:rsidR="0054185C" w:rsidRPr="002846E3" w:rsidRDefault="009D388B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ФПИ и КТ</w:t>
            </w:r>
          </w:p>
        </w:tc>
      </w:tr>
      <w:tr w:rsidR="002846E3" w:rsidRPr="002846E3" w14:paraId="6BA8E272" w14:textId="77777777" w:rsidTr="0054185C">
        <w:tc>
          <w:tcPr>
            <w:tcW w:w="2268" w:type="dxa"/>
          </w:tcPr>
          <w:p w14:paraId="02D9E081" w14:textId="77777777" w:rsidR="0054185C" w:rsidRPr="002846E3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728D553E" w:rsidR="0054185C" w:rsidRPr="002846E3" w:rsidRDefault="009D388B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P3109</w:t>
            </w:r>
          </w:p>
        </w:tc>
      </w:tr>
      <w:tr w:rsidR="002846E3" w:rsidRPr="002846E3" w14:paraId="6C739B19" w14:textId="77777777" w:rsidTr="0054185C">
        <w:tc>
          <w:tcPr>
            <w:tcW w:w="2268" w:type="dxa"/>
          </w:tcPr>
          <w:p w14:paraId="49041B89" w14:textId="77777777" w:rsidR="0054185C" w:rsidRPr="002846E3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Преподаватели: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1D714317" w:rsidR="0054185C" w:rsidRPr="002846E3" w:rsidRDefault="009D388B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hyperlink r:id="rId8" w:tgtFrame="_blank" w:history="1">
              <w:r w:rsidRPr="002846E3">
                <w:rPr>
                  <w:rStyle w:val="Hyperlink"/>
                  <w:rFonts w:ascii="Cambria" w:eastAsia="Times New Roman" w:hAnsi="Cambria" w:cs="Times New Roman"/>
                  <w:color w:val="auto"/>
                  <w:sz w:val="24"/>
                  <w:szCs w:val="24"/>
                </w:rPr>
                <w:t>Быковченко Софья</w:t>
              </w:r>
              <w:r w:rsidRPr="002846E3">
                <w:rPr>
                  <w:rStyle w:val="Hyperlink"/>
                  <w:rFonts w:ascii="Cambria" w:eastAsia="Times New Roman" w:hAnsi="Cambria" w:cs="Times New Roman"/>
                  <w:color w:val="auto"/>
                  <w:sz w:val="24"/>
                  <w:szCs w:val="24"/>
                </w:rPr>
                <w:t xml:space="preserve"> </w:t>
              </w:r>
              <w:r w:rsidRPr="002846E3">
                <w:rPr>
                  <w:rStyle w:val="Hyperlink"/>
                  <w:rFonts w:ascii="Cambria" w:eastAsia="Times New Roman" w:hAnsi="Cambria" w:cs="Times New Roman"/>
                  <w:color w:val="auto"/>
                  <w:sz w:val="24"/>
                  <w:szCs w:val="24"/>
                </w:rPr>
                <w:t>Алексеевна</w:t>
              </w:r>
            </w:hyperlink>
          </w:p>
        </w:tc>
      </w:tr>
      <w:tr w:rsidR="0054185C" w:rsidRPr="002846E3" w14:paraId="402DBE98" w14:textId="77777777" w:rsidTr="0054185C">
        <w:tc>
          <w:tcPr>
            <w:tcW w:w="2268" w:type="dxa"/>
          </w:tcPr>
          <w:p w14:paraId="2A120D3D" w14:textId="77777777" w:rsidR="0054185C" w:rsidRPr="002846E3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2846E3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2846E3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2846E3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2846E3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2846E3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2846E3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Pr="002846E3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2846E3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2846E3" w:rsidRDefault="00000000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Content>
          <w:r w:rsidR="0054185C" w:rsidRPr="002846E3">
            <w:rPr>
              <w:szCs w:val="24"/>
            </w:rPr>
            <w:t xml:space="preserve">     </w:t>
          </w:r>
        </w:sdtContent>
      </w:sdt>
      <w:r w:rsidR="0054185C" w:rsidRPr="002846E3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77777777" w:rsidR="0054185C" w:rsidRPr="002846E3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</w:rPr>
      </w:pPr>
      <w:r w:rsidRPr="002846E3">
        <w:rPr>
          <w:rFonts w:eastAsia="Times New Roman" w:cs="Times New Roman"/>
          <w:szCs w:val="24"/>
        </w:rPr>
        <w:t>Санкт-Петербург 2023</w:t>
      </w:r>
    </w:p>
    <w:p w14:paraId="79BF29F5" w14:textId="77777777" w:rsidR="00F50A07" w:rsidRPr="002846E3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2846E3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Pr="002846E3" w:rsidRDefault="00F50A07" w:rsidP="00F50A07">
      <w:pPr>
        <w:spacing w:line="276" w:lineRule="auto"/>
        <w:jc w:val="both"/>
        <w:rPr>
          <w:szCs w:val="24"/>
        </w:rPr>
      </w:pPr>
      <w:r w:rsidRPr="002846E3"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 w:rsidRPr="002846E3"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2846E3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Pr="002846E3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2846E3"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2846E3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 w:rsidRPr="002846E3">
        <w:rPr>
          <w:rFonts w:eastAsia="Times New Roman" w:cs="Times New Roman"/>
          <w:szCs w:val="24"/>
        </w:rPr>
        <w:t xml:space="preserve">проанализировать текущие и наиболее </w:t>
      </w:r>
      <w:r w:rsidRPr="002846E3">
        <w:rPr>
          <w:rFonts w:eastAsia="Times New Roman" w:cs="Times New Roman"/>
          <w:b/>
          <w:szCs w:val="24"/>
        </w:rPr>
        <w:t>вероятные риски</w:t>
      </w:r>
      <w:r w:rsidRPr="002846E3"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2846E3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 w:rsidRPr="002846E3">
        <w:t xml:space="preserve">собрать подробную информацию о </w:t>
      </w:r>
      <w:r w:rsidRPr="002846E3">
        <w:rPr>
          <w:b/>
        </w:rPr>
        <w:t>защите моего места проживания от пожарной опасности</w:t>
      </w:r>
      <w:r w:rsidRPr="002846E3">
        <w:t>,</w:t>
      </w:r>
    </w:p>
    <w:p w14:paraId="5EDAA435" w14:textId="77777777" w:rsidR="00F50A07" w:rsidRPr="002846E3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 w:rsidRPr="002846E3"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2846E3">
        <w:rPr>
          <w:rFonts w:eastAsia="Times New Roman" w:cs="Times New Roman"/>
          <w:b/>
          <w:szCs w:val="24"/>
        </w:rPr>
        <w:t>предупредительные меры</w:t>
      </w:r>
      <w:r w:rsidRPr="002846E3">
        <w:rPr>
          <w:rFonts w:eastAsia="Times New Roman" w:cs="Times New Roman"/>
          <w:szCs w:val="24"/>
        </w:rPr>
        <w:t xml:space="preserve"> </w:t>
      </w:r>
      <w:r w:rsidRPr="002846E3">
        <w:rPr>
          <w:rFonts w:eastAsia="Times New Roman" w:cs="Times New Roman"/>
          <w:b/>
          <w:szCs w:val="24"/>
        </w:rPr>
        <w:t>для защиты</w:t>
      </w:r>
      <w:r w:rsidRPr="002846E3">
        <w:rPr>
          <w:rFonts w:eastAsia="Times New Roman" w:cs="Times New Roman"/>
          <w:szCs w:val="24"/>
        </w:rPr>
        <w:t xml:space="preserve"> от чрезвычайных </w:t>
      </w:r>
      <w:r w:rsidRPr="002846E3">
        <w:rPr>
          <w:szCs w:val="24"/>
        </w:rPr>
        <w:t>происшествий</w:t>
      </w:r>
      <w:r w:rsidRPr="002846E3">
        <w:rPr>
          <w:rFonts w:eastAsia="Times New Roman" w:cs="Times New Roman"/>
          <w:szCs w:val="24"/>
        </w:rPr>
        <w:t>,</w:t>
      </w:r>
    </w:p>
    <w:p w14:paraId="04DA64B7" w14:textId="77777777" w:rsidR="00F50A07" w:rsidRPr="002846E3" w:rsidRDefault="00F50A07" w:rsidP="00F50A07">
      <w:pPr>
        <w:pStyle w:val="ListParagraph"/>
        <w:numPr>
          <w:ilvl w:val="0"/>
          <w:numId w:val="1"/>
        </w:numPr>
        <w:spacing w:line="276" w:lineRule="auto"/>
        <w:ind w:left="567"/>
        <w:jc w:val="both"/>
      </w:pPr>
      <w:r w:rsidRPr="002846E3">
        <w:rPr>
          <w:rFonts w:eastAsia="Times New Roman" w:cs="Times New Roman"/>
          <w:szCs w:val="24"/>
        </w:rPr>
        <w:t xml:space="preserve">продумать и </w:t>
      </w:r>
      <w:r w:rsidRPr="002846E3">
        <w:rPr>
          <w:rFonts w:eastAsia="Times New Roman" w:cs="Times New Roman"/>
          <w:b/>
          <w:szCs w:val="24"/>
        </w:rPr>
        <w:t>предпринять</w:t>
      </w:r>
      <w:r w:rsidRPr="002846E3">
        <w:rPr>
          <w:rFonts w:eastAsia="Times New Roman" w:cs="Times New Roman"/>
          <w:szCs w:val="24"/>
        </w:rPr>
        <w:t xml:space="preserve"> </w:t>
      </w:r>
      <w:r w:rsidRPr="002846E3">
        <w:rPr>
          <w:rFonts w:eastAsia="Times New Roman" w:cs="Times New Roman"/>
          <w:b/>
          <w:szCs w:val="24"/>
        </w:rPr>
        <w:t>конкретные шаги</w:t>
      </w:r>
      <w:r w:rsidRPr="002846E3"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Pr="002846E3" w:rsidRDefault="007C4A4C" w:rsidP="00F50A07"/>
    <w:p w14:paraId="1706F485" w14:textId="77777777" w:rsidR="001D5DBA" w:rsidRPr="002846E3" w:rsidRDefault="005803D9" w:rsidP="001D5DBA">
      <w:pPr>
        <w:spacing w:line="276" w:lineRule="auto"/>
        <w:jc w:val="both"/>
        <w:rPr>
          <w:b/>
        </w:rPr>
      </w:pPr>
      <w:r w:rsidRPr="002846E3">
        <w:rPr>
          <w:b/>
        </w:rPr>
        <w:t>Задание 1: Проработка безопасности ежедневной жизни</w:t>
      </w:r>
    </w:p>
    <w:p w14:paraId="00DF5648" w14:textId="77777777" w:rsidR="007603DD" w:rsidRPr="002846E3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 w:rsidRPr="002846E3">
        <w:t xml:space="preserve">Провести анализ вероятных опасностей вашей жизни, здоровью, имуществу </w:t>
      </w:r>
      <w:r w:rsidRPr="002846E3"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2846E3" w:rsidRDefault="00FE0BF6" w:rsidP="00AA18C1">
      <w:pPr>
        <w:spacing w:line="276" w:lineRule="auto"/>
        <w:jc w:val="both"/>
        <w:rPr>
          <w:b/>
        </w:rPr>
      </w:pPr>
      <w:r w:rsidRPr="002846E3">
        <w:rPr>
          <w:rFonts w:eastAsia="Times New Roman" w:cs="Times New Roman"/>
          <w:b/>
          <w:szCs w:val="24"/>
        </w:rPr>
        <w:t xml:space="preserve">Пункт </w:t>
      </w:r>
      <w:r w:rsidR="004C7CF1" w:rsidRPr="002846E3">
        <w:rPr>
          <w:rFonts w:eastAsia="Times New Roman" w:cs="Times New Roman"/>
          <w:b/>
          <w:szCs w:val="24"/>
        </w:rPr>
        <w:t>1.</w:t>
      </w:r>
      <w:r w:rsidRPr="002846E3">
        <w:rPr>
          <w:rFonts w:eastAsia="Times New Roman" w:cs="Times New Roman"/>
          <w:b/>
          <w:szCs w:val="24"/>
        </w:rPr>
        <w:t>1.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2846E3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2846E3" w:rsidRPr="002846E3" w14:paraId="30E4022D" w14:textId="77777777" w:rsidTr="00AA18C1">
        <w:tc>
          <w:tcPr>
            <w:tcW w:w="2268" w:type="dxa"/>
          </w:tcPr>
          <w:p w14:paraId="068347C2" w14:textId="77777777" w:rsidR="0068567C" w:rsidRPr="002846E3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Мой адрес:</w:t>
            </w:r>
          </w:p>
        </w:tc>
        <w:tc>
          <w:tcPr>
            <w:tcW w:w="6793" w:type="dxa"/>
          </w:tcPr>
          <w:p w14:paraId="7564A392" w14:textId="49D10294" w:rsidR="0068567C" w:rsidRPr="002846E3" w:rsidRDefault="009D388B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Итальянский переулок, 4, Кудрово, Заневское городское поселение, Всеволожский район, Ленинградская область, 188691</w:t>
            </w:r>
          </w:p>
        </w:tc>
      </w:tr>
      <w:tr w:rsidR="002846E3" w:rsidRPr="002846E3" w14:paraId="7ACB7FEE" w14:textId="77777777" w:rsidTr="00AA18C1">
        <w:tc>
          <w:tcPr>
            <w:tcW w:w="2268" w:type="dxa"/>
          </w:tcPr>
          <w:p w14:paraId="36344A65" w14:textId="77777777" w:rsidR="0068567C" w:rsidRPr="002846E3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Масштабные ЧС:</w:t>
            </w:r>
          </w:p>
        </w:tc>
        <w:tc>
          <w:tcPr>
            <w:tcW w:w="6793" w:type="dxa"/>
          </w:tcPr>
          <w:p w14:paraId="0F16DA90" w14:textId="6B1460B5" w:rsidR="0068567C" w:rsidRPr="002846E3" w:rsidRDefault="00DB764B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DB764B">
              <w:rPr>
                <w:rFonts w:ascii="Cambria" w:eastAsia="Times New Roman" w:hAnsi="Cambria" w:cs="Times New Roman"/>
                <w:i/>
                <w:sz w:val="24"/>
                <w:szCs w:val="24"/>
              </w:rPr>
              <w:t>1. Наводнение (из-за близости реки Невы).</w:t>
            </w:r>
            <w:r w:rsidRPr="00DB764B">
              <w:rPr>
                <w:rFonts w:ascii="Cambria" w:eastAsia="Times New Roman" w:hAnsi="Cambria" w:cs="Times New Roman"/>
                <w:i/>
                <w:sz w:val="24"/>
                <w:szCs w:val="24"/>
              </w:rPr>
              <w:br/>
              <w:t>2. Сильные снегопады и метели (зимой).</w:t>
            </w:r>
            <w:r w:rsidRPr="00DB764B">
              <w:rPr>
                <w:rFonts w:ascii="Cambria" w:eastAsia="Times New Roman" w:hAnsi="Cambria" w:cs="Times New Roman"/>
                <w:i/>
                <w:sz w:val="24"/>
                <w:szCs w:val="24"/>
              </w:rPr>
              <w:br/>
              <w:t>3. Крупные пожары в лесных массивах.</w:t>
            </w:r>
          </w:p>
        </w:tc>
      </w:tr>
      <w:tr w:rsidR="002846E3" w:rsidRPr="002846E3" w14:paraId="1B3C1D40" w14:textId="77777777" w:rsidTr="00AA18C1">
        <w:tc>
          <w:tcPr>
            <w:tcW w:w="2268" w:type="dxa"/>
          </w:tcPr>
          <w:p w14:paraId="6BF7C173" w14:textId="77777777" w:rsidR="0068567C" w:rsidRPr="002846E3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Локальные ЧС:</w:t>
            </w:r>
          </w:p>
        </w:tc>
        <w:tc>
          <w:tcPr>
            <w:tcW w:w="6793" w:type="dxa"/>
          </w:tcPr>
          <w:p w14:paraId="7C002CFE" w14:textId="77777777" w:rsidR="00DB764B" w:rsidRPr="00DB764B" w:rsidRDefault="00DB764B" w:rsidP="00DB764B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B764B">
              <w:rPr>
                <w:rFonts w:ascii="Cambria" w:eastAsia="Times New Roman" w:hAnsi="Cambria" w:cs="Times New Roman"/>
                <w:sz w:val="24"/>
                <w:szCs w:val="24"/>
              </w:rPr>
              <w:t>1. Пожары в жилых домах.</w:t>
            </w:r>
          </w:p>
          <w:p w14:paraId="2DCB0AD4" w14:textId="77777777" w:rsidR="00DB764B" w:rsidRPr="00DB764B" w:rsidRDefault="00DB764B" w:rsidP="00DB764B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B764B">
              <w:rPr>
                <w:rFonts w:ascii="Cambria" w:eastAsia="Times New Roman" w:hAnsi="Cambria" w:cs="Times New Roman"/>
                <w:sz w:val="24"/>
                <w:szCs w:val="24"/>
              </w:rPr>
              <w:t>2. Аварии на дорогах (из-за интенсивного движения).</w:t>
            </w:r>
          </w:p>
          <w:p w14:paraId="1AC53983" w14:textId="616B38E9" w:rsidR="0068567C" w:rsidRPr="002846E3" w:rsidRDefault="00DB764B" w:rsidP="00DB764B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B764B">
              <w:rPr>
                <w:rFonts w:ascii="Cambria" w:eastAsia="Times New Roman" w:hAnsi="Cambria" w:cs="Times New Roman"/>
                <w:sz w:val="24"/>
                <w:szCs w:val="24"/>
              </w:rPr>
              <w:t>3. Перебои с электроэнергией и отоплением.</w:t>
            </w:r>
          </w:p>
        </w:tc>
      </w:tr>
    </w:tbl>
    <w:p w14:paraId="6C3ADEBD" w14:textId="77777777" w:rsidR="0068567C" w:rsidRPr="002846E3" w:rsidRDefault="0068567C" w:rsidP="0068567C">
      <w:pPr>
        <w:spacing w:before="240" w:line="276" w:lineRule="auto"/>
        <w:jc w:val="both"/>
      </w:pPr>
      <w:r w:rsidRPr="002846E3">
        <w:t xml:space="preserve">Опишите </w:t>
      </w:r>
      <w:r w:rsidR="00FE0BF6" w:rsidRPr="002846E3">
        <w:t>ниже</w:t>
      </w:r>
      <w:r w:rsidRPr="002846E3"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2846E3" w:rsidRPr="002846E3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2846E3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Меры по минимизации рисков и последствий масштабных ЧС:</w:t>
            </w:r>
          </w:p>
        </w:tc>
      </w:tr>
      <w:tr w:rsidR="00FE0BF6" w:rsidRPr="002846E3" w14:paraId="286D14AF" w14:textId="77777777" w:rsidTr="00546E87">
        <w:tc>
          <w:tcPr>
            <w:tcW w:w="9061" w:type="dxa"/>
          </w:tcPr>
          <w:p w14:paraId="5E067E56" w14:textId="77777777" w:rsidR="00DB764B" w:rsidRPr="00DB764B" w:rsidRDefault="00DB764B" w:rsidP="00DB764B">
            <w:pPr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Наводнение:</w:t>
            </w:r>
          </w:p>
          <w:p w14:paraId="3A2989E6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Установлены системы оповещения о наводнениях.</w:t>
            </w:r>
          </w:p>
          <w:p w14:paraId="669C2288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Проведена проверка состояния дренажных систем.</w:t>
            </w:r>
          </w:p>
          <w:p w14:paraId="0EE59D6A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Запасены мешки с песком для защиты от воды.</w:t>
            </w:r>
          </w:p>
          <w:p w14:paraId="19D4B577" w14:textId="77777777" w:rsidR="00DB764B" w:rsidRPr="00DB764B" w:rsidRDefault="00DB764B" w:rsidP="00DB764B">
            <w:pPr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Сильные снегопады и метели:</w:t>
            </w:r>
          </w:p>
          <w:p w14:paraId="1042546D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Организована регулярная уборка снега на улицах и тротуарах.</w:t>
            </w:r>
          </w:p>
          <w:p w14:paraId="5BAD83EE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Запасены снегоуборочные машины и соль для дорог.</w:t>
            </w:r>
          </w:p>
          <w:p w14:paraId="2AAB335B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Установлены системы обогрева в доме.</w:t>
            </w:r>
          </w:p>
          <w:p w14:paraId="04DDE123" w14:textId="77777777" w:rsidR="00DB764B" w:rsidRPr="00DB764B" w:rsidRDefault="00DB764B" w:rsidP="00DB764B">
            <w:pPr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Крупные пожары:</w:t>
            </w:r>
          </w:p>
          <w:p w14:paraId="4F129C3C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Установлены пожарные извещатели и огнетушители.</w:t>
            </w:r>
          </w:p>
          <w:p w14:paraId="18007D32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Проведены инструктажи по пожарной безопасности.</w:t>
            </w:r>
          </w:p>
          <w:p w14:paraId="65CFA102" w14:textId="77777777" w:rsidR="00DB764B" w:rsidRPr="00DB764B" w:rsidRDefault="00DB764B" w:rsidP="00DB764B">
            <w:pPr>
              <w:numPr>
                <w:ilvl w:val="1"/>
                <w:numId w:val="7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Организованы регулярные проверки состояния электропроводки.</w:t>
            </w:r>
          </w:p>
          <w:p w14:paraId="07DF9BEA" w14:textId="77777777" w:rsidR="00FE0BF6" w:rsidRPr="002846E3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</w:p>
        </w:tc>
      </w:tr>
    </w:tbl>
    <w:p w14:paraId="7BBF4BA5" w14:textId="77777777" w:rsidR="00FE0BF6" w:rsidRPr="002846E3" w:rsidRDefault="00FE0BF6" w:rsidP="00FE0BF6">
      <w:pPr>
        <w:spacing w:after="0" w:line="276" w:lineRule="auto"/>
        <w:jc w:val="both"/>
      </w:pP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2846E3" w:rsidRPr="002846E3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2846E3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рисков и последствий локальных ЧС в моем доме:</w:t>
            </w:r>
          </w:p>
        </w:tc>
      </w:tr>
      <w:tr w:rsidR="002846E3" w:rsidRPr="002846E3" w14:paraId="139B8725" w14:textId="77777777" w:rsidTr="00F36792">
        <w:tc>
          <w:tcPr>
            <w:tcW w:w="9061" w:type="dxa"/>
          </w:tcPr>
          <w:p w14:paraId="749DE3AE" w14:textId="77777777" w:rsidR="00DB764B" w:rsidRPr="00DB764B" w:rsidRDefault="00DB764B" w:rsidP="00DB764B">
            <w:pPr>
              <w:numPr>
                <w:ilvl w:val="0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Пожары в жилых домах:</w:t>
            </w:r>
          </w:p>
          <w:p w14:paraId="6834919B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Установлены противопожарные двери и окна.</w:t>
            </w:r>
          </w:p>
          <w:p w14:paraId="43C2C9D7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Проведены тренировки по эвакуации.</w:t>
            </w:r>
          </w:p>
          <w:p w14:paraId="22C6117A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Запасены средства пожаротушения.</w:t>
            </w:r>
          </w:p>
          <w:p w14:paraId="23993D07" w14:textId="77777777" w:rsidR="00DB764B" w:rsidRPr="00DB764B" w:rsidRDefault="00DB764B" w:rsidP="00DB764B">
            <w:pPr>
              <w:numPr>
                <w:ilvl w:val="0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Аварии на дорогах:</w:t>
            </w:r>
          </w:p>
          <w:p w14:paraId="48C708DD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Установлены дополнительные дорожные знаки и освещение.</w:t>
            </w:r>
          </w:p>
          <w:p w14:paraId="16ABDF87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Проведены ремонтные работы на дорогах.</w:t>
            </w:r>
          </w:p>
          <w:p w14:paraId="5AAAFE55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Организованы курсы по безопасному вождению.</w:t>
            </w:r>
          </w:p>
          <w:p w14:paraId="6CEBD6DF" w14:textId="77777777" w:rsidR="00DB764B" w:rsidRPr="00DB764B" w:rsidRDefault="00DB764B" w:rsidP="00DB764B">
            <w:pPr>
              <w:numPr>
                <w:ilvl w:val="0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Перебои с электроэнергией и отоплением:</w:t>
            </w:r>
          </w:p>
          <w:p w14:paraId="2E9F1A9B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Установлены резервные источники питания (генераторы).</w:t>
            </w:r>
          </w:p>
          <w:p w14:paraId="28CC6DDF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Проведены проверки систем отопления.</w:t>
            </w:r>
          </w:p>
          <w:p w14:paraId="459FDB61" w14:textId="77777777" w:rsidR="00DB764B" w:rsidRPr="00DB764B" w:rsidRDefault="00DB764B" w:rsidP="00DB764B">
            <w:pPr>
              <w:numPr>
                <w:ilvl w:val="1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Запасены теплые одеяла и обогреватели.</w:t>
            </w:r>
          </w:p>
          <w:p w14:paraId="3BC870C8" w14:textId="77777777" w:rsidR="00FE0BF6" w:rsidRPr="002846E3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</w:p>
        </w:tc>
      </w:tr>
    </w:tbl>
    <w:p w14:paraId="428EE128" w14:textId="77777777" w:rsidR="00DB764B" w:rsidRDefault="00DB764B" w:rsidP="0068567C">
      <w:pPr>
        <w:spacing w:line="276" w:lineRule="auto"/>
        <w:jc w:val="both"/>
        <w:rPr>
          <w:b/>
        </w:rPr>
      </w:pPr>
    </w:p>
    <w:p w14:paraId="5ADEE8B7" w14:textId="77777777" w:rsidR="00DB764B" w:rsidRDefault="00DB764B" w:rsidP="0068567C">
      <w:pPr>
        <w:spacing w:line="276" w:lineRule="auto"/>
        <w:jc w:val="both"/>
        <w:rPr>
          <w:b/>
        </w:rPr>
      </w:pPr>
    </w:p>
    <w:p w14:paraId="78F70897" w14:textId="77777777" w:rsidR="00DB764B" w:rsidRDefault="00DB764B" w:rsidP="0068567C">
      <w:pPr>
        <w:spacing w:line="276" w:lineRule="auto"/>
        <w:jc w:val="both"/>
        <w:rPr>
          <w:b/>
        </w:rPr>
      </w:pPr>
    </w:p>
    <w:p w14:paraId="1403135B" w14:textId="77777777" w:rsidR="00DB764B" w:rsidRDefault="00DB764B" w:rsidP="0068567C">
      <w:pPr>
        <w:spacing w:line="276" w:lineRule="auto"/>
        <w:jc w:val="both"/>
        <w:rPr>
          <w:b/>
        </w:rPr>
      </w:pPr>
    </w:p>
    <w:p w14:paraId="509C4BCA" w14:textId="38118AB5" w:rsidR="0068567C" w:rsidRPr="002846E3" w:rsidRDefault="00FE0BF6" w:rsidP="0068567C">
      <w:pPr>
        <w:spacing w:line="276" w:lineRule="auto"/>
        <w:jc w:val="both"/>
        <w:rPr>
          <w:b/>
        </w:rPr>
      </w:pPr>
      <w:r w:rsidRPr="002846E3">
        <w:rPr>
          <w:b/>
        </w:rPr>
        <w:lastRenderedPageBreak/>
        <w:t xml:space="preserve">Пункт </w:t>
      </w:r>
      <w:r w:rsidR="004C7CF1" w:rsidRPr="002846E3">
        <w:rPr>
          <w:b/>
        </w:rPr>
        <w:t>1.</w:t>
      </w:r>
      <w:r w:rsidRPr="002846E3">
        <w:rPr>
          <w:b/>
        </w:rPr>
        <w:t>2.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2846E3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Таблица 2 – Критические показатели загрязненности окружающей среды в моем месте проживания</w:t>
            </w:r>
          </w:p>
        </w:tc>
      </w:tr>
      <w:tr w:rsidR="002846E3" w:rsidRPr="002846E3" w14:paraId="3F0B803A" w14:textId="77777777" w:rsidTr="00F36792">
        <w:tc>
          <w:tcPr>
            <w:tcW w:w="2268" w:type="dxa"/>
          </w:tcPr>
          <w:p w14:paraId="461F1A42" w14:textId="77777777" w:rsidR="0068567C" w:rsidRPr="002846E3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Мой адрес:</w:t>
            </w:r>
          </w:p>
        </w:tc>
        <w:tc>
          <w:tcPr>
            <w:tcW w:w="6793" w:type="dxa"/>
          </w:tcPr>
          <w:p w14:paraId="323F3CC8" w14:textId="097A6FCF" w:rsidR="0068567C" w:rsidRP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Итальянский переулок, 4, Кудрово, Заневское городское поселение, Всеволожский район, Ленинградская область, 188691</w:t>
            </w:r>
          </w:p>
        </w:tc>
      </w:tr>
      <w:tr w:rsidR="002846E3" w:rsidRPr="002846E3" w14:paraId="0778FA2B" w14:textId="77777777" w:rsidTr="00F36792">
        <w:tc>
          <w:tcPr>
            <w:tcW w:w="2268" w:type="dxa"/>
          </w:tcPr>
          <w:p w14:paraId="3742F40F" w14:textId="77777777" w:rsidR="0068567C" w:rsidRPr="002846E3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Вещество № 1, класс опасности:</w:t>
            </w:r>
          </w:p>
        </w:tc>
        <w:tc>
          <w:tcPr>
            <w:tcW w:w="6793" w:type="dxa"/>
          </w:tcPr>
          <w:p w14:paraId="7ACB0538" w14:textId="77777777" w:rsid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Диоксид азота (NO₂)</w:t>
            </w:r>
          </w:p>
          <w:p w14:paraId="256132FC" w14:textId="77777777" w:rsid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sz w:val="24"/>
                <w:szCs w:val="24"/>
              </w:rPr>
              <w:t xml:space="preserve"> 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0,04 мг/м³</w:t>
            </w:r>
          </w:p>
          <w:p w14:paraId="1E99A5C3" w14:textId="59943279" w:rsidR="0068567C" w:rsidRP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1,5–2 раза</w:t>
            </w:r>
          </w:p>
        </w:tc>
      </w:tr>
      <w:tr w:rsidR="002846E3" w:rsidRPr="002846E3" w14:paraId="13F87440" w14:textId="77777777" w:rsidTr="00F36792">
        <w:tc>
          <w:tcPr>
            <w:tcW w:w="2268" w:type="dxa"/>
          </w:tcPr>
          <w:p w14:paraId="4721EC4F" w14:textId="77777777" w:rsidR="0068567C" w:rsidRPr="002846E3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Вещество № 2, класс опасности:</w:t>
            </w:r>
          </w:p>
        </w:tc>
        <w:tc>
          <w:tcPr>
            <w:tcW w:w="6793" w:type="dxa"/>
          </w:tcPr>
          <w:p w14:paraId="62E52E37" w14:textId="77777777" w:rsidR="0068567C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Бенз(а)пирен (C₂₀H₁₂)</w:t>
            </w:r>
          </w:p>
          <w:p w14:paraId="69BFCCB8" w14:textId="77777777" w:rsid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 0,001 мкг/м³</w:t>
            </w:r>
          </w:p>
          <w:p w14:paraId="7B735E60" w14:textId="332000D2" w:rsidR="002846E3" w:rsidRP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5–10 раз.</w:t>
            </w:r>
          </w:p>
        </w:tc>
      </w:tr>
      <w:tr w:rsidR="002846E3" w:rsidRPr="002846E3" w14:paraId="2A02DA84" w14:textId="77777777" w:rsidTr="00F36792">
        <w:tc>
          <w:tcPr>
            <w:tcW w:w="2268" w:type="dxa"/>
          </w:tcPr>
          <w:p w14:paraId="3D9079F7" w14:textId="77777777" w:rsidR="0068567C" w:rsidRPr="002846E3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Вещество № 3, класс опасности:</w:t>
            </w:r>
          </w:p>
        </w:tc>
        <w:tc>
          <w:tcPr>
            <w:tcW w:w="6793" w:type="dxa"/>
          </w:tcPr>
          <w:p w14:paraId="536B5C36" w14:textId="77777777" w:rsidR="0068567C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Формальдегид (CH₂O)</w:t>
            </w:r>
          </w:p>
          <w:p w14:paraId="119CD2F4" w14:textId="77777777" w:rsid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0,01 мг/м³</w:t>
            </w:r>
          </w:p>
          <w:p w14:paraId="6AA3D3D7" w14:textId="06214E75" w:rsidR="002846E3" w:rsidRPr="002846E3" w:rsidRDefault="002846E3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2–3 раза</w:t>
            </w:r>
          </w:p>
        </w:tc>
      </w:tr>
    </w:tbl>
    <w:p w14:paraId="4A85B3A6" w14:textId="77777777" w:rsidR="001D5DBA" w:rsidRPr="002846E3" w:rsidRDefault="0068567C" w:rsidP="0068567C">
      <w:pPr>
        <w:spacing w:before="240" w:line="276" w:lineRule="auto"/>
        <w:jc w:val="both"/>
      </w:pPr>
      <w:r w:rsidRPr="002846E3">
        <w:t xml:space="preserve">Примечание: </w:t>
      </w:r>
      <w:r w:rsidR="001D5DBA" w:rsidRPr="002846E3">
        <w:t xml:space="preserve">Используйте </w:t>
      </w:r>
      <w:hyperlink r:id="rId10" w:history="1">
        <w:r w:rsidR="001D5DBA" w:rsidRPr="002846E3">
          <w:rPr>
            <w:rStyle w:val="Hyperlink"/>
            <w:color w:val="auto"/>
          </w:rPr>
          <w:t>сер</w:t>
        </w:r>
        <w:r w:rsidR="001D5DBA" w:rsidRPr="002846E3">
          <w:rPr>
            <w:rStyle w:val="Hyperlink"/>
            <w:color w:val="auto"/>
          </w:rPr>
          <w:t>в</w:t>
        </w:r>
        <w:r w:rsidR="001D5DBA" w:rsidRPr="002846E3">
          <w:rPr>
            <w:rStyle w:val="Hyperlink"/>
            <w:color w:val="auto"/>
          </w:rPr>
          <w:t>ис</w:t>
        </w:r>
      </w:hyperlink>
      <w:r w:rsidRPr="002846E3">
        <w:t xml:space="preserve"> (для Санкт-Петербурга) для вашего адреса.</w:t>
      </w:r>
    </w:p>
    <w:p w14:paraId="18AEEFBC" w14:textId="77777777" w:rsidR="00DB764B" w:rsidRDefault="00DB764B" w:rsidP="00FE0BF6">
      <w:pPr>
        <w:spacing w:before="240" w:line="276" w:lineRule="auto"/>
        <w:jc w:val="both"/>
      </w:pPr>
    </w:p>
    <w:p w14:paraId="62602DCF" w14:textId="77777777" w:rsidR="00DB764B" w:rsidRDefault="00DB764B" w:rsidP="00FE0BF6">
      <w:pPr>
        <w:spacing w:before="240" w:line="276" w:lineRule="auto"/>
        <w:jc w:val="both"/>
      </w:pPr>
    </w:p>
    <w:p w14:paraId="4FA95FBC" w14:textId="77777777" w:rsidR="00DB764B" w:rsidRDefault="00DB764B" w:rsidP="00FE0BF6">
      <w:pPr>
        <w:spacing w:before="240" w:line="276" w:lineRule="auto"/>
        <w:jc w:val="both"/>
      </w:pPr>
    </w:p>
    <w:p w14:paraId="083552CE" w14:textId="77777777" w:rsidR="00DB764B" w:rsidRDefault="00DB764B" w:rsidP="00FE0BF6">
      <w:pPr>
        <w:spacing w:before="240" w:line="276" w:lineRule="auto"/>
        <w:jc w:val="both"/>
      </w:pPr>
    </w:p>
    <w:p w14:paraId="6E148556" w14:textId="77777777" w:rsidR="00DB764B" w:rsidRDefault="00DB764B" w:rsidP="00FE0BF6">
      <w:pPr>
        <w:spacing w:before="240" w:line="276" w:lineRule="auto"/>
        <w:jc w:val="both"/>
      </w:pPr>
    </w:p>
    <w:p w14:paraId="1959E427" w14:textId="77777777" w:rsidR="00DB764B" w:rsidRDefault="00DB764B" w:rsidP="00FE0BF6">
      <w:pPr>
        <w:spacing w:before="240" w:line="276" w:lineRule="auto"/>
        <w:jc w:val="both"/>
      </w:pPr>
    </w:p>
    <w:p w14:paraId="143AD9CB" w14:textId="77777777" w:rsidR="00DB764B" w:rsidRDefault="00DB764B" w:rsidP="00FE0BF6">
      <w:pPr>
        <w:spacing w:before="240" w:line="276" w:lineRule="auto"/>
        <w:jc w:val="both"/>
      </w:pPr>
    </w:p>
    <w:p w14:paraId="1FBF7278" w14:textId="77777777" w:rsidR="00DB764B" w:rsidRDefault="00DB764B" w:rsidP="00FE0BF6">
      <w:pPr>
        <w:spacing w:before="240" w:line="276" w:lineRule="auto"/>
        <w:jc w:val="both"/>
      </w:pPr>
    </w:p>
    <w:p w14:paraId="5A91C0B2" w14:textId="77777777" w:rsidR="00DB764B" w:rsidRDefault="00DB764B" w:rsidP="00FE0BF6">
      <w:pPr>
        <w:spacing w:before="240" w:line="276" w:lineRule="auto"/>
        <w:jc w:val="both"/>
      </w:pPr>
    </w:p>
    <w:p w14:paraId="4DD1B18F" w14:textId="77777777" w:rsidR="00DB764B" w:rsidRDefault="00DB764B" w:rsidP="00FE0BF6">
      <w:pPr>
        <w:spacing w:before="240" w:line="276" w:lineRule="auto"/>
        <w:jc w:val="both"/>
      </w:pPr>
    </w:p>
    <w:p w14:paraId="087398C9" w14:textId="77777777" w:rsidR="00DB764B" w:rsidRDefault="00DB764B" w:rsidP="00FE0BF6">
      <w:pPr>
        <w:spacing w:before="240" w:line="276" w:lineRule="auto"/>
        <w:jc w:val="both"/>
      </w:pPr>
    </w:p>
    <w:p w14:paraId="39D404C8" w14:textId="77777777" w:rsidR="00DB764B" w:rsidRDefault="00DB764B" w:rsidP="00FE0BF6">
      <w:pPr>
        <w:spacing w:before="240" w:line="276" w:lineRule="auto"/>
        <w:jc w:val="both"/>
      </w:pPr>
    </w:p>
    <w:p w14:paraId="0649BBE7" w14:textId="55B91E80" w:rsidR="00FE0BF6" w:rsidRPr="002846E3" w:rsidRDefault="00FE0BF6" w:rsidP="00FE0BF6">
      <w:pPr>
        <w:spacing w:before="240" w:line="276" w:lineRule="auto"/>
        <w:jc w:val="both"/>
      </w:pPr>
      <w:r w:rsidRPr="002846E3">
        <w:lastRenderedPageBreak/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2846E3" w:rsidRPr="002846E3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2846E3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влияния токсичных веществ, загрязняющих окружающую среду в моем микрорайоне:</w:t>
            </w:r>
          </w:p>
        </w:tc>
      </w:tr>
      <w:tr w:rsidR="00FE0BF6" w:rsidRPr="002846E3" w14:paraId="4E65FD13" w14:textId="77777777" w:rsidTr="00F36792">
        <w:tc>
          <w:tcPr>
            <w:tcW w:w="9061" w:type="dxa"/>
          </w:tcPr>
          <w:p w14:paraId="65FE22A1" w14:textId="77777777" w:rsidR="00DB764B" w:rsidRPr="00DB764B" w:rsidRDefault="00DB764B" w:rsidP="00DB764B">
            <w:pPr>
              <w:numPr>
                <w:ilvl w:val="0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Информирование и мониторинг:</w:t>
            </w:r>
          </w:p>
          <w:p w14:paraId="618371EC" w14:textId="77777777" w:rsidR="00DB764B" w:rsidRPr="00DB764B" w:rsidRDefault="00DB764B" w:rsidP="00DB764B">
            <w:pPr>
              <w:numPr>
                <w:ilvl w:val="1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Регулярно отслеживайте данные о качестве воздуха через местные экологические службы или онлайн-ресурсы (например, сайт Росгидромета или экологические карты).</w:t>
            </w:r>
          </w:p>
          <w:p w14:paraId="0AB6591B" w14:textId="77777777" w:rsidR="00DB764B" w:rsidRPr="00DB764B" w:rsidRDefault="00DB764B" w:rsidP="00DB764B">
            <w:pPr>
              <w:numPr>
                <w:ilvl w:val="1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Установите приложения для мониторинга качества воздуха (например, AirVisual или IQAir).</w:t>
            </w:r>
          </w:p>
          <w:p w14:paraId="108529A4" w14:textId="77777777" w:rsidR="00DB764B" w:rsidRPr="00DB764B" w:rsidRDefault="00DB764B" w:rsidP="00DB764B">
            <w:pPr>
              <w:numPr>
                <w:ilvl w:val="0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Защита в помещении:</w:t>
            </w:r>
          </w:p>
          <w:p w14:paraId="5F9B4155" w14:textId="77777777" w:rsidR="00DB764B" w:rsidRPr="00DB764B" w:rsidRDefault="00DB764B" w:rsidP="00DB764B">
            <w:pPr>
              <w:numPr>
                <w:ilvl w:val="1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Установите воздушные фильтры с HEPA-фильтрами для очистки воздуха в доме.</w:t>
            </w:r>
          </w:p>
          <w:p w14:paraId="62264207" w14:textId="77777777" w:rsidR="00DB764B" w:rsidRPr="00DB764B" w:rsidRDefault="00DB764B" w:rsidP="00DB764B">
            <w:pPr>
              <w:numPr>
                <w:ilvl w:val="1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Регулярно проветривайте помещения, но избегайте проветривания в часы пикового загрязнения.</w:t>
            </w:r>
          </w:p>
          <w:p w14:paraId="70BFF2D0" w14:textId="77777777" w:rsidR="00DB764B" w:rsidRPr="00DB764B" w:rsidRDefault="00DB764B" w:rsidP="00DB764B">
            <w:pPr>
              <w:numPr>
                <w:ilvl w:val="1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Используйте комнатные растения, которые способствуют очистке воздуха (например, хлорофитум, спатифиллум, фикус).</w:t>
            </w:r>
          </w:p>
          <w:p w14:paraId="0ED30176" w14:textId="77777777" w:rsidR="00DB764B" w:rsidRPr="00DB764B" w:rsidRDefault="00DB764B" w:rsidP="00DB764B">
            <w:pPr>
              <w:numPr>
                <w:ilvl w:val="0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Личная защита:</w:t>
            </w:r>
          </w:p>
          <w:p w14:paraId="4FEBD4EC" w14:textId="77777777" w:rsidR="00DB764B" w:rsidRPr="00DB764B" w:rsidRDefault="00DB764B" w:rsidP="00DB764B">
            <w:pPr>
              <w:numPr>
                <w:ilvl w:val="1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Используйте маски с фильтрами (например, N95 или FFP2) при высоком уровне загрязнения воздуха.</w:t>
            </w:r>
          </w:p>
          <w:p w14:paraId="1B23FB22" w14:textId="4D653C3B" w:rsidR="00FE0BF6" w:rsidRPr="00DB764B" w:rsidRDefault="00DB764B" w:rsidP="00DB764B">
            <w:pPr>
              <w:numPr>
                <w:ilvl w:val="1"/>
                <w:numId w:val="9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i/>
                <w:szCs w:val="24"/>
              </w:rPr>
              <w:t>Ограничьте время пребывания на улице в периоды повышенного загрязнения воздуха.</w:t>
            </w:r>
          </w:p>
        </w:tc>
      </w:tr>
    </w:tbl>
    <w:p w14:paraId="39AAA4CF" w14:textId="77777777" w:rsidR="0068567C" w:rsidRPr="002846E3" w:rsidRDefault="0068567C" w:rsidP="0068567C">
      <w:pPr>
        <w:spacing w:line="276" w:lineRule="auto"/>
        <w:jc w:val="both"/>
      </w:pPr>
    </w:p>
    <w:p w14:paraId="62816A0C" w14:textId="77777777" w:rsidR="00FE0BF6" w:rsidRPr="002846E3" w:rsidRDefault="004C7CF1" w:rsidP="0068567C">
      <w:pPr>
        <w:spacing w:line="276" w:lineRule="auto"/>
        <w:jc w:val="both"/>
        <w:rPr>
          <w:b/>
        </w:rPr>
      </w:pPr>
      <w:r w:rsidRPr="002846E3">
        <w:rPr>
          <w:b/>
        </w:rPr>
        <w:t>Пункт 1.3.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2846E3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6C32B0" w:rsidRPr="002846E3">
              <w:rPr>
                <w:rFonts w:ascii="Cambria" w:eastAsia="Times New Roman" w:hAnsi="Cambria" w:cs="Times New Roman"/>
                <w:sz w:val="24"/>
                <w:szCs w:val="24"/>
              </w:rPr>
              <w:t>3</w:t>
            </w: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5057D2" w:rsidRPr="002846E3">
              <w:rPr>
                <w:rFonts w:ascii="Cambria" w:eastAsia="Times New Roman" w:hAnsi="Cambria" w:cs="Times New Roman"/>
                <w:sz w:val="24"/>
                <w:szCs w:val="24"/>
              </w:rPr>
              <w:t>Потенциальные угрозы здоровью со стороны организации моего учебного или рабочего места</w:t>
            </w:r>
          </w:p>
        </w:tc>
      </w:tr>
      <w:tr w:rsidR="002846E3" w:rsidRPr="002846E3" w14:paraId="026751B1" w14:textId="77777777" w:rsidTr="00F36792">
        <w:tc>
          <w:tcPr>
            <w:tcW w:w="2268" w:type="dxa"/>
          </w:tcPr>
          <w:p w14:paraId="220CB277" w14:textId="77777777" w:rsidR="0068567C" w:rsidRPr="002846E3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М</w:t>
            </w:r>
            <w:r w:rsidR="005057D2" w:rsidRPr="002846E3">
              <w:rPr>
                <w:rFonts w:ascii="Cambria" w:eastAsia="Times New Roman" w:hAnsi="Cambria" w:cs="Times New Roman"/>
                <w:sz w:val="24"/>
                <w:szCs w:val="24"/>
              </w:rPr>
              <w:t>ое учебное или рабочее место</w:t>
            </w: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254B2781" w:rsidR="0068567C" w:rsidRPr="002846E3" w:rsidRDefault="005057D2" w:rsidP="005057D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дома</w:t>
            </w:r>
          </w:p>
        </w:tc>
      </w:tr>
      <w:tr w:rsidR="002846E3" w:rsidRPr="002846E3" w14:paraId="4787AE83" w14:textId="77777777" w:rsidTr="00F36792">
        <w:tc>
          <w:tcPr>
            <w:tcW w:w="2268" w:type="dxa"/>
          </w:tcPr>
          <w:p w14:paraId="50B5A474" w14:textId="77777777" w:rsidR="0068567C" w:rsidRPr="002846E3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Постоянно воздействующие вредные факторы</w:t>
            </w:r>
            <w:r w:rsidR="0068567C" w:rsidRPr="002846E3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372D5F9" w14:textId="6D530747" w:rsidR="0068567C" w:rsidRPr="002846E3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сидячая работа, напряжение глаз за монитором, качество воздуха, размеры рабочего места, качество рабочих инструментов, шумовые воздействия</w:t>
            </w:r>
          </w:p>
        </w:tc>
      </w:tr>
      <w:tr w:rsidR="0068567C" w:rsidRPr="002846E3" w14:paraId="0E659363" w14:textId="77777777" w:rsidTr="00F36792">
        <w:tc>
          <w:tcPr>
            <w:tcW w:w="2268" w:type="dxa"/>
          </w:tcPr>
          <w:p w14:paraId="3B3EB780" w14:textId="77777777" w:rsidR="0068567C" w:rsidRPr="002846E3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Потенциальные факторы риска</w:t>
            </w:r>
            <w:r w:rsidR="0068567C" w:rsidRPr="002846E3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4F374B51" w:rsidR="0068567C" w:rsidRPr="002846E3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пожароопасные объекты, некорректное подключение электрических соединений, риск падений или столкновений</w:t>
            </w:r>
          </w:p>
        </w:tc>
      </w:tr>
    </w:tbl>
    <w:p w14:paraId="69D40352" w14:textId="77777777" w:rsidR="0068567C" w:rsidRPr="002846E3" w:rsidRDefault="0068567C" w:rsidP="0068567C">
      <w:pPr>
        <w:spacing w:line="276" w:lineRule="auto"/>
        <w:jc w:val="both"/>
      </w:pPr>
    </w:p>
    <w:p w14:paraId="05905023" w14:textId="77777777" w:rsidR="006C32B0" w:rsidRPr="002846E3" w:rsidRDefault="006C32B0" w:rsidP="0068567C">
      <w:pPr>
        <w:spacing w:line="276" w:lineRule="auto"/>
        <w:jc w:val="both"/>
      </w:pPr>
    </w:p>
    <w:p w14:paraId="0C5EFF0C" w14:textId="77777777" w:rsidR="006C32B0" w:rsidRPr="002846E3" w:rsidRDefault="006C32B0" w:rsidP="006C32B0">
      <w:pPr>
        <w:spacing w:line="276" w:lineRule="auto"/>
        <w:jc w:val="both"/>
        <w:rPr>
          <w:b/>
        </w:rPr>
      </w:pPr>
      <w:r w:rsidRPr="002846E3">
        <w:rPr>
          <w:b/>
        </w:rPr>
        <w:lastRenderedPageBreak/>
        <w:t>Пункт 1.4.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2846E3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Таблица 4 – Список шагов для защиты моей жизни, здоровья, имущества</w:t>
            </w:r>
          </w:p>
        </w:tc>
      </w:tr>
      <w:tr w:rsidR="002846E3" w:rsidRPr="002846E3" w14:paraId="2473FE4D" w14:textId="77777777" w:rsidTr="00F36792">
        <w:tc>
          <w:tcPr>
            <w:tcW w:w="2268" w:type="dxa"/>
          </w:tcPr>
          <w:p w14:paraId="5D9C660A" w14:textId="77777777" w:rsidR="006C32B0" w:rsidRPr="002846E3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Предпринятые меры и шаги:</w:t>
            </w:r>
          </w:p>
        </w:tc>
        <w:tc>
          <w:tcPr>
            <w:tcW w:w="6793" w:type="dxa"/>
          </w:tcPr>
          <w:p w14:paraId="54037A34" w14:textId="0AA1C963" w:rsidR="006C32B0" w:rsidRPr="002846E3" w:rsidRDefault="002846E3" w:rsidP="008B6B25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Проверка и замена неисправных электрических приборов, установка огнетушителей и пожарных сигнализаций, организация безопасных проходов и устранение препятствий, использование средств индивидуальной защиты</w:t>
            </w:r>
            <w:r>
              <w:rPr>
                <w:rFonts w:ascii="Cambria" w:eastAsia="Times New Roman" w:hAnsi="Cambria" w:cs="Times New Roman"/>
                <w:i/>
                <w:sz w:val="24"/>
                <w:szCs w:val="24"/>
              </w:rPr>
              <w:t xml:space="preserve">, 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регулярное проветривание помещений</w:t>
            </w:r>
          </w:p>
        </w:tc>
      </w:tr>
      <w:tr w:rsidR="006C32B0" w:rsidRPr="002846E3" w14:paraId="126FC9BC" w14:textId="77777777" w:rsidTr="00F36792">
        <w:tc>
          <w:tcPr>
            <w:tcW w:w="2268" w:type="dxa"/>
          </w:tcPr>
          <w:p w14:paraId="10EF888C" w14:textId="77777777" w:rsidR="006C32B0" w:rsidRPr="002846E3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Планируемые в ближайший месяц шаги:</w:t>
            </w:r>
          </w:p>
        </w:tc>
        <w:tc>
          <w:tcPr>
            <w:tcW w:w="6793" w:type="dxa"/>
          </w:tcPr>
          <w:p w14:paraId="50561BA8" w14:textId="5C13FF62" w:rsidR="006C32B0" w:rsidRPr="002846E3" w:rsidRDefault="002846E3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Проведение инструктажа по технике безопасности, установка дополнительных источников освещения, закупка и установка воздушных фильтров, организация регулярных проверок состояния оборудования и систем вентиляции</w:t>
            </w:r>
          </w:p>
        </w:tc>
      </w:tr>
    </w:tbl>
    <w:p w14:paraId="659AF2A2" w14:textId="77777777" w:rsidR="006C32B0" w:rsidRPr="002846E3" w:rsidRDefault="006C32B0" w:rsidP="0068567C">
      <w:pPr>
        <w:spacing w:line="276" w:lineRule="auto"/>
        <w:jc w:val="both"/>
      </w:pPr>
    </w:p>
    <w:p w14:paraId="045B19AE" w14:textId="77777777" w:rsidR="001D5DBA" w:rsidRPr="002846E3" w:rsidRDefault="001D5DBA" w:rsidP="001D5DBA">
      <w:pPr>
        <w:spacing w:line="276" w:lineRule="auto"/>
        <w:jc w:val="both"/>
      </w:pPr>
    </w:p>
    <w:p w14:paraId="35F4E01C" w14:textId="77777777" w:rsidR="001D5DBA" w:rsidRPr="002846E3" w:rsidRDefault="005803D9" w:rsidP="001D5DBA">
      <w:pPr>
        <w:spacing w:line="276" w:lineRule="auto"/>
        <w:jc w:val="both"/>
        <w:rPr>
          <w:b/>
        </w:rPr>
      </w:pPr>
      <w:r w:rsidRPr="002846E3">
        <w:rPr>
          <w:b/>
        </w:rPr>
        <w:t>Задание 2: Ответственные и доверенные лица</w:t>
      </w:r>
    </w:p>
    <w:p w14:paraId="0E4658FC" w14:textId="77777777" w:rsidR="001D5DBA" w:rsidRPr="002846E3" w:rsidRDefault="001D5DBA" w:rsidP="001D5DBA">
      <w:pPr>
        <w:spacing w:line="276" w:lineRule="auto"/>
        <w:jc w:val="both"/>
        <w:rPr>
          <w:rFonts w:eastAsia="Times New Roman" w:cs="Times New Roman"/>
          <w:szCs w:val="24"/>
        </w:rPr>
      </w:pPr>
      <w:r w:rsidRPr="002846E3">
        <w:t xml:space="preserve">Выяснить, составить в список, </w:t>
      </w:r>
      <w:r w:rsidRPr="002846E3">
        <w:rPr>
          <w:rFonts w:eastAsia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2846E3" w:rsidRDefault="00DA6FB3" w:rsidP="00DA6FB3">
      <w:pPr>
        <w:spacing w:line="276" w:lineRule="auto"/>
        <w:jc w:val="both"/>
        <w:rPr>
          <w:b/>
        </w:rPr>
      </w:pPr>
      <w:r w:rsidRPr="002846E3">
        <w:rPr>
          <w:b/>
        </w:rPr>
        <w:t>Пункт 2.1.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06B11C29" w14:textId="77777777" w:rsidTr="00F36792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2846E3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Таблица 5 – Список контактов экстренных служб (телефоны и адреса)</w:t>
            </w:r>
          </w:p>
        </w:tc>
      </w:tr>
      <w:tr w:rsidR="002846E3" w:rsidRPr="002846E3" w14:paraId="2B6E5D4F" w14:textId="77777777" w:rsidTr="00F36792">
        <w:tc>
          <w:tcPr>
            <w:tcW w:w="2268" w:type="dxa"/>
          </w:tcPr>
          <w:p w14:paraId="5392026C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Районная поликлиника</w:t>
            </w:r>
          </w:p>
        </w:tc>
        <w:tc>
          <w:tcPr>
            <w:tcW w:w="6793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780"/>
              <w:gridCol w:w="797"/>
            </w:tblGrid>
            <w:tr w:rsidR="002846E3" w:rsidRPr="002846E3" w14:paraId="537460F6" w14:textId="77777777" w:rsidTr="002846E3">
              <w:trPr>
                <w:gridAfter w:val="1"/>
              </w:trPr>
              <w:tc>
                <w:tcPr>
                  <w:tcW w:w="0" w:type="auto"/>
                  <w:vAlign w:val="center"/>
                  <w:hideMark/>
                </w:tcPr>
                <w:p w14:paraId="7B6B038E" w14:textId="77777777" w:rsidR="002846E3" w:rsidRPr="002846E3" w:rsidRDefault="002846E3" w:rsidP="002846E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eastAsia="ru-RU"/>
                    </w:rPr>
                  </w:pPr>
                  <w:r w:rsidRPr="002846E3">
                    <w:rPr>
                      <w:rFonts w:ascii="Times New Roman" w:eastAsia="Times New Roman" w:hAnsi="Times New Roman" w:cs="Times New Roman"/>
                      <w:szCs w:val="24"/>
                      <w:lang w:eastAsia="ru-RU"/>
                    </w:rPr>
                    <w:t>Городская поликлиника № 23, телефон: +7 (812) 412-34-56, адрес: ул. Бабушкина, 24</w:t>
                  </w:r>
                </w:p>
              </w:tc>
            </w:tr>
            <w:tr w:rsidR="002846E3" w:rsidRPr="002846E3" w14:paraId="59A3FB6D" w14:textId="77777777" w:rsidTr="002846E3"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2B8994E" w14:textId="77777777" w:rsidR="002846E3" w:rsidRPr="002846E3" w:rsidRDefault="002846E3" w:rsidP="002846E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eastAsia="ru-RU"/>
                    </w:rPr>
                  </w:pPr>
                  <w:r w:rsidRPr="002846E3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eastAsia="ru-RU"/>
                    </w:rPr>
                    <w:t>Травмпункт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DE1A4D" w14:textId="77777777" w:rsidR="002846E3" w:rsidRPr="002846E3" w:rsidRDefault="002846E3" w:rsidP="002846E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eastAsia="ru-RU"/>
                    </w:rPr>
                  </w:pPr>
                  <w:r w:rsidRPr="002846E3">
                    <w:rPr>
                      <w:rFonts w:ascii="Times New Roman" w:eastAsia="Times New Roman" w:hAnsi="Times New Roman" w:cs="Times New Roman"/>
                      <w:szCs w:val="24"/>
                      <w:lang w:eastAsia="ru-RU"/>
                    </w:rPr>
                    <w:t>Травмп</w:t>
                  </w:r>
                </w:p>
              </w:tc>
            </w:tr>
          </w:tbl>
          <w:p w14:paraId="2373C58C" w14:textId="0E8181B3" w:rsidR="00DA6FB3" w:rsidRPr="002846E3" w:rsidRDefault="00DA6FB3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</w:p>
        </w:tc>
      </w:tr>
      <w:tr w:rsidR="002846E3" w:rsidRPr="002846E3" w14:paraId="33EEF963" w14:textId="77777777" w:rsidTr="00F36792">
        <w:tc>
          <w:tcPr>
            <w:tcW w:w="2268" w:type="dxa"/>
          </w:tcPr>
          <w:p w14:paraId="43FE642F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Травмпункт</w:t>
            </w:r>
          </w:p>
        </w:tc>
        <w:tc>
          <w:tcPr>
            <w:tcW w:w="6793" w:type="dxa"/>
          </w:tcPr>
          <w:p w14:paraId="115639AA" w14:textId="46913F54" w:rsidR="00DA6FB3" w:rsidRPr="002846E3" w:rsidRDefault="002846E3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Травмпункт Невского района, телефон: +7 (812) 412-78-90, адрес: ул. Подвойского, 18</w:t>
            </w:r>
          </w:p>
        </w:tc>
      </w:tr>
      <w:tr w:rsidR="002846E3" w:rsidRPr="002846E3" w14:paraId="3D275594" w14:textId="77777777" w:rsidTr="00F36792">
        <w:tc>
          <w:tcPr>
            <w:tcW w:w="2268" w:type="dxa"/>
          </w:tcPr>
          <w:p w14:paraId="71E22181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Больница</w:t>
            </w:r>
          </w:p>
        </w:tc>
        <w:tc>
          <w:tcPr>
            <w:tcW w:w="6793" w:type="dxa"/>
          </w:tcPr>
          <w:p w14:paraId="0B2C4A34" w14:textId="2DE97202" w:rsidR="00DA6FB3" w:rsidRPr="002846E3" w:rsidRDefault="002846E3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Городская больница № 26, телефон: +7 (812) 412-12-34, адрес: ул. Крупской, 4</w:t>
            </w:r>
          </w:p>
        </w:tc>
      </w:tr>
      <w:tr w:rsidR="002846E3" w:rsidRPr="002846E3" w14:paraId="45C8703D" w14:textId="77777777" w:rsidTr="00F36792">
        <w:tc>
          <w:tcPr>
            <w:tcW w:w="2268" w:type="dxa"/>
          </w:tcPr>
          <w:p w14:paraId="290ADA72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Отделение полиции</w:t>
            </w:r>
          </w:p>
        </w:tc>
        <w:tc>
          <w:tcPr>
            <w:tcW w:w="6793" w:type="dxa"/>
          </w:tcPr>
          <w:p w14:paraId="206B0C6D" w14:textId="28B9CCC6" w:rsidR="00DA6FB3" w:rsidRPr="002846E3" w:rsidRDefault="002846E3" w:rsidP="00FB374C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Отдел полиции Невского района, телефон: +7 (812) 573-21-11, адрес: ул. Бабушкина, 42</w:t>
            </w:r>
          </w:p>
        </w:tc>
      </w:tr>
      <w:tr w:rsidR="002846E3" w:rsidRPr="002846E3" w14:paraId="6021BB2F" w14:textId="77777777" w:rsidTr="00F36792">
        <w:tc>
          <w:tcPr>
            <w:tcW w:w="2268" w:type="dxa"/>
          </w:tcPr>
          <w:p w14:paraId="3586A84E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Пожарный надзор</w:t>
            </w:r>
          </w:p>
        </w:tc>
        <w:tc>
          <w:tcPr>
            <w:tcW w:w="6793" w:type="dxa"/>
          </w:tcPr>
          <w:p w14:paraId="09F39181" w14:textId="222BF909" w:rsidR="00DA6FB3" w:rsidRPr="002846E3" w:rsidRDefault="002846E3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Пожарная часть № 12, телефон: +7 (812) 412-56-78, адрес: ул. Подвойского, 22</w:t>
            </w:r>
          </w:p>
        </w:tc>
      </w:tr>
      <w:tr w:rsidR="002846E3" w:rsidRPr="002846E3" w14:paraId="18772E1E" w14:textId="77777777" w:rsidTr="00F36792">
        <w:tc>
          <w:tcPr>
            <w:tcW w:w="2268" w:type="dxa"/>
          </w:tcPr>
          <w:p w14:paraId="0916D232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Глазной центр</w:t>
            </w:r>
          </w:p>
        </w:tc>
        <w:tc>
          <w:tcPr>
            <w:tcW w:w="6793" w:type="dxa"/>
          </w:tcPr>
          <w:p w14:paraId="0D25C790" w14:textId="77777777" w:rsidR="006B37A7" w:rsidRPr="006B37A7" w:rsidRDefault="006B37A7" w:rsidP="006B37A7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6B37A7">
              <w:rPr>
                <w:rFonts w:eastAsia="Times New Roman" w:cs="Times New Roman"/>
                <w:i/>
                <w:szCs w:val="24"/>
              </w:rPr>
              <w:t>Лахтинская ул., 24, Санкт-Петербург</w:t>
            </w:r>
          </w:p>
          <w:p w14:paraId="4B8A6CA7" w14:textId="3F05CC91" w:rsidR="00DA6FB3" w:rsidRPr="006B37A7" w:rsidRDefault="006B37A7" w:rsidP="00DA6FB3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6B37A7">
              <w:rPr>
                <w:rFonts w:eastAsia="Times New Roman" w:cs="Times New Roman"/>
                <w:i/>
                <w:szCs w:val="24"/>
              </w:rPr>
              <w:t>+7 (812) 770-03-03</w:t>
            </w:r>
            <w:r>
              <w:rPr>
                <w:rFonts w:eastAsia="Times New Roman" w:cs="Times New Roman"/>
                <w:i/>
                <w:szCs w:val="24"/>
              </w:rPr>
              <w:t xml:space="preserve"> </w:t>
            </w:r>
          </w:p>
        </w:tc>
      </w:tr>
      <w:tr w:rsidR="002846E3" w:rsidRPr="002846E3" w14:paraId="7CF9F9C9" w14:textId="77777777" w:rsidTr="00F36792">
        <w:tc>
          <w:tcPr>
            <w:tcW w:w="2268" w:type="dxa"/>
          </w:tcPr>
          <w:p w14:paraId="2F30FA82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Коммерческая скорая помощь</w:t>
            </w:r>
          </w:p>
        </w:tc>
        <w:tc>
          <w:tcPr>
            <w:tcW w:w="6793" w:type="dxa"/>
          </w:tcPr>
          <w:p w14:paraId="05071D41" w14:textId="1E37C373" w:rsidR="00DA6FB3" w:rsidRPr="002846E3" w:rsidRDefault="006B37A7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6B37A7">
              <w:rPr>
                <w:rFonts w:ascii="Cambria" w:eastAsia="Times New Roman" w:hAnsi="Cambria" w:cs="Times New Roman"/>
                <w:i/>
                <w:sz w:val="24"/>
                <w:szCs w:val="24"/>
              </w:rPr>
              <w:t>Скорая помощь "АльфаМед", телефон: +7 (812) 600-00-00, адрес: ул. Ленина, 10</w:t>
            </w:r>
          </w:p>
        </w:tc>
      </w:tr>
      <w:tr w:rsidR="002846E3" w:rsidRPr="002846E3" w14:paraId="3A3A94FB" w14:textId="77777777" w:rsidTr="00F36792">
        <w:tc>
          <w:tcPr>
            <w:tcW w:w="2268" w:type="dxa"/>
          </w:tcPr>
          <w:p w14:paraId="1CF0968C" w14:textId="77777777" w:rsidR="00DA6FB3" w:rsidRPr="002846E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Роддом</w:t>
            </w:r>
          </w:p>
        </w:tc>
        <w:tc>
          <w:tcPr>
            <w:tcW w:w="6793" w:type="dxa"/>
          </w:tcPr>
          <w:p w14:paraId="0311DF18" w14:textId="5FA85077" w:rsidR="000E2F03" w:rsidRPr="002846E3" w:rsidRDefault="000E2F03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hyperlink r:id="rId11" w:history="1">
              <w:r w:rsidRPr="000E2F03">
                <w:rPr>
                  <w:rStyle w:val="Hyperlink"/>
                  <w:rFonts w:eastAsia="Times New Roman" w:cs="Times New Roman"/>
                  <w:i/>
                  <w:color w:val="auto"/>
                  <w:szCs w:val="24"/>
                </w:rPr>
                <w:t>Городской перинатальный центр № 1</w:t>
              </w:r>
            </w:hyperlink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br/>
              <w:t>+7 (812) 245-38-00</w:t>
            </w:r>
          </w:p>
          <w:p w14:paraId="07FE4010" w14:textId="77777777" w:rsidR="000E2F03" w:rsidRPr="002846E3" w:rsidRDefault="000E2F03" w:rsidP="00F36792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hyperlink r:id="rId12" w:history="1">
              <w:r w:rsidRPr="002846E3">
                <w:rPr>
                  <w:rStyle w:val="Hyperlink"/>
                  <w:rFonts w:eastAsia="Times New Roman" w:cs="Times New Roman"/>
                  <w:i/>
                  <w:color w:val="auto"/>
                  <w:szCs w:val="24"/>
                </w:rPr>
                <w:t>Родильный дом № 17</w:t>
              </w:r>
            </w:hyperlink>
          </w:p>
          <w:p w14:paraId="54CC3C85" w14:textId="673F9B6F" w:rsidR="000E2F03" w:rsidRPr="002846E3" w:rsidRDefault="000E2F03" w:rsidP="00F36792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0E2F03">
              <w:rPr>
                <w:rFonts w:eastAsia="Times New Roman" w:cs="Times New Roman"/>
                <w:i/>
                <w:szCs w:val="24"/>
              </w:rPr>
              <w:t>+7 (812) 777-48-77</w:t>
            </w:r>
          </w:p>
        </w:tc>
      </w:tr>
    </w:tbl>
    <w:p w14:paraId="747232C7" w14:textId="77777777" w:rsidR="00175E49" w:rsidRPr="002846E3" w:rsidRDefault="00175E49" w:rsidP="00175E49">
      <w:pPr>
        <w:spacing w:line="276" w:lineRule="auto"/>
        <w:jc w:val="both"/>
        <w:rPr>
          <w:b/>
        </w:rPr>
      </w:pPr>
      <w:r w:rsidRPr="002846E3">
        <w:rPr>
          <w:b/>
        </w:rPr>
        <w:t>Пункт 2.2.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2846E3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6 – Список контактов </w:t>
            </w:r>
            <w:r w:rsidR="00D572FE" w:rsidRPr="002846E3">
              <w:rPr>
                <w:rFonts w:ascii="Cambria" w:eastAsia="Times New Roman" w:hAnsi="Cambria" w:cs="Times New Roman"/>
                <w:sz w:val="24"/>
                <w:szCs w:val="24"/>
              </w:rPr>
              <w:t>ответственных и доверенных лиц</w:t>
            </w:r>
          </w:p>
        </w:tc>
      </w:tr>
      <w:tr w:rsidR="002846E3" w:rsidRPr="002846E3" w14:paraId="169841DB" w14:textId="77777777" w:rsidTr="00F36792">
        <w:tc>
          <w:tcPr>
            <w:tcW w:w="2268" w:type="dxa"/>
          </w:tcPr>
          <w:p w14:paraId="5DAC9C69" w14:textId="77777777" w:rsidR="00B754AA" w:rsidRPr="002846E3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4BA89F16" w:rsidR="00B754AA" w:rsidRPr="002846E3" w:rsidRDefault="000E2F03" w:rsidP="000E2F03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0E2F03">
              <w:rPr>
                <w:rFonts w:eastAsia="Times New Roman" w:cs="Times New Roman"/>
                <w:i/>
                <w:szCs w:val="24"/>
              </w:rPr>
              <w:t>Владимир Геннадьевич Леонтьев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br/>
            </w:r>
          </w:p>
        </w:tc>
      </w:tr>
      <w:tr w:rsidR="002846E3" w:rsidRPr="002846E3" w14:paraId="52DA3570" w14:textId="77777777" w:rsidTr="00F36792">
        <w:tc>
          <w:tcPr>
            <w:tcW w:w="2268" w:type="dxa"/>
          </w:tcPr>
          <w:p w14:paraId="6A231AD7" w14:textId="77777777" w:rsidR="00B754AA" w:rsidRPr="002846E3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5FC9915B" w14:textId="59D5E377" w:rsidR="00B754AA" w:rsidRPr="002846E3" w:rsidRDefault="000E2F03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Полное название: Росгосстрах, телефон: +7 (800) 200-09-00, почтовый адрес: 115035, Москва, ул. Балчуг, 7</w:t>
            </w:r>
          </w:p>
        </w:tc>
      </w:tr>
      <w:tr w:rsidR="002846E3" w:rsidRPr="002846E3" w14:paraId="31A5FC52" w14:textId="77777777" w:rsidTr="00F36792">
        <w:tc>
          <w:tcPr>
            <w:tcW w:w="2268" w:type="dxa"/>
          </w:tcPr>
          <w:p w14:paraId="1840DA50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Участковый полицейский</w:t>
            </w:r>
          </w:p>
        </w:tc>
        <w:tc>
          <w:tcPr>
            <w:tcW w:w="6793" w:type="dxa"/>
          </w:tcPr>
          <w:p w14:paraId="36A34D5D" w14:textId="77777777" w:rsidR="00BE7F5D" w:rsidRPr="002846E3" w:rsidRDefault="00BE7F5D" w:rsidP="003F6778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BE7F5D">
              <w:rPr>
                <w:rFonts w:eastAsia="Times New Roman" w:cs="Times New Roman"/>
                <w:i/>
                <w:szCs w:val="24"/>
              </w:rPr>
              <w:t>Кудряшова Маргарита Васильевна</w:t>
            </w:r>
            <w:r w:rsidRPr="002846E3">
              <w:rPr>
                <w:rFonts w:eastAsia="Times New Roman" w:cs="Times New Roman"/>
                <w:i/>
                <w:szCs w:val="24"/>
              </w:rPr>
              <w:t xml:space="preserve"> </w:t>
            </w:r>
          </w:p>
          <w:p w14:paraId="4B1874A0" w14:textId="77777777" w:rsidR="00BE7F5D" w:rsidRPr="002846E3" w:rsidRDefault="00BE7F5D" w:rsidP="003F6778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2846E3">
              <w:rPr>
                <w:rFonts w:eastAsia="Times New Roman" w:cs="Times New Roman"/>
                <w:i/>
                <w:szCs w:val="24"/>
              </w:rPr>
              <w:t>+ 7 (812) 444-93-22</w:t>
            </w:r>
          </w:p>
          <w:p w14:paraId="15D5A211" w14:textId="77777777" w:rsidR="003F6778" w:rsidRPr="002846E3" w:rsidRDefault="00BE7F5D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+7 (812) 560-02-02</w:t>
            </w:r>
          </w:p>
          <w:p w14:paraId="0B03F3A0" w14:textId="2D4210B0" w:rsidR="00BE7F5D" w:rsidRPr="002846E3" w:rsidRDefault="00BE7F5D" w:rsidP="003F6778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2846E3">
              <w:rPr>
                <w:rFonts w:eastAsia="Times New Roman" w:cs="Times New Roman"/>
                <w:i/>
                <w:szCs w:val="24"/>
              </w:rPr>
              <w:t>Санкт-Петербург (г), , Казанская (пл), 14</w:t>
            </w:r>
          </w:p>
        </w:tc>
      </w:tr>
      <w:tr w:rsidR="002846E3" w:rsidRPr="002846E3" w14:paraId="1C25977F" w14:textId="77777777" w:rsidTr="00F36792">
        <w:tc>
          <w:tcPr>
            <w:tcW w:w="2268" w:type="dxa"/>
          </w:tcPr>
          <w:p w14:paraId="47CD9C4C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35F1E687" w14:textId="45C7D8C5" w:rsidR="003F6778" w:rsidRPr="002846E3" w:rsidRDefault="00BE7F5D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Арсёменко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 xml:space="preserve"> 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Евгений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 xml:space="preserve"> 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Павлович </w:t>
            </w:r>
            <w:r w:rsidR="003F6778"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 xml:space="preserve">, </w:t>
            </w:r>
            <w:r w:rsidRPr="002846E3">
              <w:rPr>
                <w:rFonts w:ascii="Cambria" w:eastAsia="Times New Roman" w:hAnsi="Cambria" w:cs="Times New Roman"/>
                <w:b/>
                <w:bCs/>
                <w:i/>
                <w:sz w:val="24"/>
                <w:szCs w:val="24"/>
              </w:rPr>
              <w:t>8 (812) 246-73-38</w:t>
            </w:r>
            <w:r w:rsidR="003F6778"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, номер поликлиники и вашего участка</w:t>
            </w:r>
          </w:p>
        </w:tc>
      </w:tr>
      <w:tr w:rsidR="002846E3" w:rsidRPr="002846E3" w14:paraId="2D205B32" w14:textId="77777777" w:rsidTr="00F36792">
        <w:tc>
          <w:tcPr>
            <w:tcW w:w="2268" w:type="dxa"/>
          </w:tcPr>
          <w:p w14:paraId="69319D6E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2F716AF1" w14:textId="194CAE7F" w:rsidR="003F6778" w:rsidRPr="002846E3" w:rsidRDefault="00BE7F5D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Новые горизонты</w:t>
            </w:r>
            <w:r w:rsidR="003F6778"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 xml:space="preserve">, 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+7 (812) 386-86-03</w:t>
            </w:r>
            <w:r w:rsidR="003F6778"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 xml:space="preserve">, 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Итальянский переулок, 4, Кудрово, Заневское городское поселение, Всеволожский район, Ленинградская область, 188691</w:t>
            </w:r>
          </w:p>
        </w:tc>
      </w:tr>
      <w:tr w:rsidR="002846E3" w:rsidRPr="002846E3" w14:paraId="22EF78D7" w14:textId="77777777" w:rsidTr="00F36792">
        <w:tc>
          <w:tcPr>
            <w:tcW w:w="2268" w:type="dxa"/>
          </w:tcPr>
          <w:p w14:paraId="4D57571E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Охранный комплекс</w:t>
            </w:r>
          </w:p>
        </w:tc>
        <w:tc>
          <w:tcPr>
            <w:tcW w:w="6793" w:type="dxa"/>
          </w:tcPr>
          <w:p w14:paraId="0A420107" w14:textId="77777777" w:rsidR="00BE7F5D" w:rsidRPr="00BE7F5D" w:rsidRDefault="00BE7F5D" w:rsidP="00BE7F5D">
            <w:p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BE7F5D">
              <w:rPr>
                <w:rFonts w:eastAsia="Times New Roman" w:cs="Times New Roman"/>
                <w:i/>
                <w:szCs w:val="24"/>
              </w:rPr>
              <w:t>+7 (812) 318-19-31</w:t>
            </w:r>
          </w:p>
          <w:p w14:paraId="2AB5FE74" w14:textId="3A8E6685" w:rsidR="003F6778" w:rsidRPr="002846E3" w:rsidRDefault="003F6778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</w:p>
        </w:tc>
      </w:tr>
      <w:tr w:rsidR="002846E3" w:rsidRPr="002846E3" w14:paraId="75E9A4C3" w14:textId="77777777" w:rsidTr="00F36792">
        <w:tc>
          <w:tcPr>
            <w:tcW w:w="2268" w:type="dxa"/>
          </w:tcPr>
          <w:p w14:paraId="57FB9BA2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0B090DEC" w:rsidR="003F6778" w:rsidRPr="002846E3" w:rsidRDefault="002846E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+7 (812) 718-80-60</w:t>
            </w:r>
          </w:p>
        </w:tc>
      </w:tr>
      <w:tr w:rsidR="002846E3" w:rsidRPr="002846E3" w14:paraId="1258F6CA" w14:textId="77777777" w:rsidTr="00F36792">
        <w:tc>
          <w:tcPr>
            <w:tcW w:w="2268" w:type="dxa"/>
          </w:tcPr>
          <w:p w14:paraId="1F62C69A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</w:tcPr>
          <w:p w14:paraId="2B69BBDE" w14:textId="153BDA8F" w:rsidR="003F6778" w:rsidRPr="002846E3" w:rsidRDefault="002846E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+7 (812) 789-01-23</w:t>
            </w:r>
          </w:p>
        </w:tc>
      </w:tr>
      <w:tr w:rsidR="002846E3" w:rsidRPr="002846E3" w14:paraId="572839C1" w14:textId="77777777" w:rsidTr="00F36792">
        <w:tc>
          <w:tcPr>
            <w:tcW w:w="2268" w:type="dxa"/>
          </w:tcPr>
          <w:p w14:paraId="7A004D44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Электрик</w:t>
            </w:r>
          </w:p>
        </w:tc>
        <w:tc>
          <w:tcPr>
            <w:tcW w:w="6793" w:type="dxa"/>
          </w:tcPr>
          <w:p w14:paraId="78A11825" w14:textId="1EC6B6F9" w:rsidR="003F6778" w:rsidRPr="002846E3" w:rsidRDefault="002846E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+7 (812) 901-23-45</w:t>
            </w:r>
          </w:p>
        </w:tc>
      </w:tr>
      <w:tr w:rsidR="002846E3" w:rsidRPr="002846E3" w14:paraId="36BB84F3" w14:textId="77777777" w:rsidTr="00F36792">
        <w:tc>
          <w:tcPr>
            <w:tcW w:w="2268" w:type="dxa"/>
          </w:tcPr>
          <w:p w14:paraId="3D3C73C2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</w:tcPr>
          <w:p w14:paraId="5331C0BA" w14:textId="523EA86F" w:rsidR="003F6778" w:rsidRPr="002846E3" w:rsidRDefault="002846E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+7 (812) 012-34-5</w:t>
            </w: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6</w:t>
            </w:r>
          </w:p>
        </w:tc>
      </w:tr>
      <w:tr w:rsidR="002846E3" w:rsidRPr="002846E3" w14:paraId="5823E1E0" w14:textId="77777777" w:rsidTr="00F36792">
        <w:tc>
          <w:tcPr>
            <w:tcW w:w="2268" w:type="dxa"/>
          </w:tcPr>
          <w:p w14:paraId="52E82EE6" w14:textId="77777777" w:rsidR="003F6778" w:rsidRPr="002846E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Ремонт дверей и замков</w:t>
            </w:r>
          </w:p>
        </w:tc>
        <w:tc>
          <w:tcPr>
            <w:tcW w:w="6793" w:type="dxa"/>
          </w:tcPr>
          <w:p w14:paraId="305C187B" w14:textId="2249B808" w:rsidR="003F6778" w:rsidRPr="002846E3" w:rsidRDefault="002846E3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+7 (812) 123-45-67</w:t>
            </w:r>
          </w:p>
        </w:tc>
      </w:tr>
      <w:tr w:rsidR="002846E3" w:rsidRPr="002846E3" w14:paraId="20CFCB4A" w14:textId="77777777" w:rsidTr="00F36792">
        <w:tc>
          <w:tcPr>
            <w:tcW w:w="2268" w:type="dxa"/>
          </w:tcPr>
          <w:p w14:paraId="739D3B3E" w14:textId="77777777" w:rsidR="00B754AA" w:rsidRPr="002846E3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1F6B6CD" w14:textId="255B0CDC" w:rsidR="00B754AA" w:rsidRPr="002846E3" w:rsidRDefault="00E1375E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Шубина Елена Викторовна</w:t>
            </w:r>
          </w:p>
        </w:tc>
      </w:tr>
      <w:tr w:rsidR="002846E3" w:rsidRPr="002846E3" w14:paraId="5F81600C" w14:textId="77777777" w:rsidTr="00F36792">
        <w:tc>
          <w:tcPr>
            <w:tcW w:w="2268" w:type="dxa"/>
          </w:tcPr>
          <w:p w14:paraId="5EB69040" w14:textId="77777777" w:rsidR="00B754AA" w:rsidRPr="002846E3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78FC1440" w:rsidR="00B754AA" w:rsidRPr="002846E3" w:rsidRDefault="002846E3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i/>
                <w:sz w:val="24"/>
                <w:szCs w:val="24"/>
              </w:rPr>
              <w:t>Смирнова Ольга Ивановна, телефон: +7 (812) 234-56-78</w:t>
            </w:r>
          </w:p>
        </w:tc>
      </w:tr>
    </w:tbl>
    <w:p w14:paraId="014E9D0E" w14:textId="77777777" w:rsidR="00B754AA" w:rsidRPr="002846E3" w:rsidRDefault="00B754AA" w:rsidP="00B754AA">
      <w:pPr>
        <w:spacing w:before="240" w:line="276" w:lineRule="auto"/>
        <w:jc w:val="both"/>
      </w:pPr>
      <w:r w:rsidRPr="002846E3">
        <w:lastRenderedPageBreak/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2846E3" w:rsidRDefault="00B754AA" w:rsidP="00B754AA">
      <w:pPr>
        <w:spacing w:before="240" w:line="276" w:lineRule="auto"/>
        <w:jc w:val="both"/>
      </w:pPr>
      <w:r w:rsidRPr="002846E3"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2846E3" w:rsidRDefault="00B754AA" w:rsidP="00B754AA">
      <w:pPr>
        <w:spacing w:before="240" w:line="276" w:lineRule="auto"/>
        <w:jc w:val="both"/>
      </w:pPr>
      <w:r w:rsidRPr="002846E3">
        <w:br w:type="page"/>
      </w:r>
    </w:p>
    <w:p w14:paraId="23824BE8" w14:textId="77777777" w:rsidR="001D5DBA" w:rsidRPr="002846E3" w:rsidRDefault="001D5DBA" w:rsidP="001D5DBA">
      <w:pPr>
        <w:spacing w:line="276" w:lineRule="auto"/>
        <w:jc w:val="both"/>
        <w:rPr>
          <w:b/>
        </w:rPr>
      </w:pPr>
      <w:r w:rsidRPr="002846E3">
        <w:rPr>
          <w:b/>
        </w:rPr>
        <w:lastRenderedPageBreak/>
        <w:t>Задание 3:</w:t>
      </w:r>
      <w:r w:rsidR="0034636B" w:rsidRPr="002846E3">
        <w:rPr>
          <w:b/>
        </w:rPr>
        <w:t xml:space="preserve"> Пожарная безопасность</w:t>
      </w:r>
    </w:p>
    <w:p w14:paraId="58A6C717" w14:textId="77777777" w:rsidR="00D7678F" w:rsidRPr="002846E3" w:rsidRDefault="00D7678F" w:rsidP="00D7678F">
      <w:pPr>
        <w:spacing w:before="240" w:line="276" w:lineRule="auto"/>
        <w:jc w:val="both"/>
      </w:pPr>
      <w:r w:rsidRPr="002846E3">
        <w:t>Ознакомиться с доступными мерами преду</w:t>
      </w:r>
      <w:r w:rsidR="00C01DBD" w:rsidRPr="002846E3">
        <w:t>преждения и борьбы с пожарами в </w:t>
      </w:r>
      <w:r w:rsidRPr="002846E3">
        <w:t>вашем месте проживания, составить фотоотчет.</w:t>
      </w:r>
    </w:p>
    <w:p w14:paraId="1130A5F5" w14:textId="77777777" w:rsidR="00DC53A5" w:rsidRPr="002846E3" w:rsidRDefault="00DC53A5" w:rsidP="00DC53A5">
      <w:pPr>
        <w:spacing w:line="276" w:lineRule="auto"/>
        <w:jc w:val="both"/>
        <w:rPr>
          <w:b/>
        </w:rPr>
      </w:pPr>
      <w:r w:rsidRPr="002846E3">
        <w:rPr>
          <w:b/>
        </w:rPr>
        <w:t>Пункт 3.1.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2846E3" w:rsidRPr="002846E3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2846E3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342D58" w:rsidRPr="002846E3">
              <w:rPr>
                <w:rFonts w:ascii="Cambria" w:eastAsia="Times New Roman" w:hAnsi="Cambria" w:cs="Times New Roman"/>
                <w:sz w:val="24"/>
                <w:szCs w:val="24"/>
              </w:rPr>
              <w:t>7</w:t>
            </w: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342D58" w:rsidRPr="002846E3">
              <w:rPr>
                <w:rFonts w:ascii="Cambria" w:eastAsia="Times New Roman" w:hAnsi="Cambria" w:cs="Times New Roman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2846E3" w:rsidRPr="002846E3" w14:paraId="230E22DD" w14:textId="77777777" w:rsidTr="00F36792">
        <w:tc>
          <w:tcPr>
            <w:tcW w:w="2268" w:type="dxa"/>
          </w:tcPr>
          <w:p w14:paraId="222EF786" w14:textId="77777777" w:rsidR="00DC53A5" w:rsidRPr="002846E3" w:rsidRDefault="00342D58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1</w:t>
            </w:r>
          </w:p>
        </w:tc>
        <w:tc>
          <w:tcPr>
            <w:tcW w:w="6793" w:type="dxa"/>
          </w:tcPr>
          <w:p w14:paraId="7EDA9835" w14:textId="3657B3A6" w:rsidR="00DC53A5" w:rsidRPr="00DB764B" w:rsidRDefault="00DB764B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DB764B">
              <w:rPr>
                <w:rFonts w:ascii="Cambria" w:eastAsia="Times New Roman" w:hAnsi="Cambria" w:cs="Times New Roman"/>
                <w:i/>
                <w:sz w:val="24"/>
                <w:szCs w:val="24"/>
              </w:rPr>
              <w:t>Состав: деревянные конструкции, текстильные материалы, бумага. Количество: 50 кг древесины, 20 кг текстиля, 10 кг бумаги.</w:t>
            </w:r>
          </w:p>
        </w:tc>
      </w:tr>
      <w:tr w:rsidR="002846E3" w:rsidRPr="002846E3" w14:paraId="09514B16" w14:textId="77777777" w:rsidTr="00F36792">
        <w:tc>
          <w:tcPr>
            <w:tcW w:w="2268" w:type="dxa"/>
          </w:tcPr>
          <w:p w14:paraId="705C4AA1" w14:textId="77777777" w:rsidR="00342D58" w:rsidRPr="002846E3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2</w:t>
            </w:r>
          </w:p>
        </w:tc>
        <w:tc>
          <w:tcPr>
            <w:tcW w:w="6793" w:type="dxa"/>
          </w:tcPr>
          <w:p w14:paraId="1FA7F43B" w14:textId="6C7D7415" w:rsidR="00342D58" w:rsidRPr="002846E3" w:rsidRDefault="00DB764B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DB764B">
              <w:rPr>
                <w:rFonts w:ascii="Cambria" w:eastAsia="Times New Roman" w:hAnsi="Cambria" w:cs="Times New Roman"/>
                <w:i/>
                <w:sz w:val="24"/>
                <w:szCs w:val="24"/>
              </w:rPr>
              <w:t>Состав: легковоспламеняющиеся жидкости (бензин, растворители). Количество: 10 литров бензина, 5 литров растворителей.</w:t>
            </w:r>
          </w:p>
        </w:tc>
      </w:tr>
      <w:tr w:rsidR="002846E3" w:rsidRPr="002846E3" w14:paraId="5F89FA64" w14:textId="77777777" w:rsidTr="00F36792">
        <w:tc>
          <w:tcPr>
            <w:tcW w:w="2268" w:type="dxa"/>
          </w:tcPr>
          <w:p w14:paraId="0EBA41B1" w14:textId="77777777" w:rsidR="00342D58" w:rsidRPr="002846E3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3</w:t>
            </w:r>
          </w:p>
        </w:tc>
        <w:tc>
          <w:tcPr>
            <w:tcW w:w="6793" w:type="dxa"/>
          </w:tcPr>
          <w:p w14:paraId="1A76EDB5" w14:textId="086F40F7" w:rsidR="00342D58" w:rsidRPr="002846E3" w:rsidRDefault="00DB764B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  <w:r w:rsidRPr="00DB764B">
              <w:rPr>
                <w:rFonts w:ascii="Cambria" w:eastAsia="Times New Roman" w:hAnsi="Cambria" w:cs="Times New Roman"/>
                <w:i/>
                <w:sz w:val="24"/>
                <w:szCs w:val="24"/>
              </w:rPr>
              <w:t>Состав: электрооборудование и провода. Количество: 5 единиц электрооборудования, 50 метров проводов.</w:t>
            </w:r>
          </w:p>
        </w:tc>
      </w:tr>
    </w:tbl>
    <w:p w14:paraId="4B57ACAA" w14:textId="77777777" w:rsidR="00342D58" w:rsidRPr="002846E3" w:rsidRDefault="00342D58" w:rsidP="00342D58">
      <w:pPr>
        <w:spacing w:before="240" w:line="276" w:lineRule="auto"/>
        <w:jc w:val="both"/>
      </w:pPr>
      <w:r w:rsidRPr="002846E3"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TableGrid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2846E3" w:rsidRPr="002846E3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2846E3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2846E3">
              <w:rPr>
                <w:rFonts w:ascii="Cambria" w:eastAsia="Times New Roman" w:hAnsi="Cambria" w:cs="Times New Roman"/>
                <w:sz w:val="24"/>
                <w:szCs w:val="24"/>
              </w:rPr>
              <w:t>Меры по снижению пожарной опасности в месте моего проживания:</w:t>
            </w:r>
          </w:p>
        </w:tc>
      </w:tr>
      <w:tr w:rsidR="00342D58" w:rsidRPr="002846E3" w14:paraId="182340D1" w14:textId="77777777" w:rsidTr="00F36792">
        <w:tc>
          <w:tcPr>
            <w:tcW w:w="9061" w:type="dxa"/>
          </w:tcPr>
          <w:p w14:paraId="0E36D742" w14:textId="77777777" w:rsidR="00DB764B" w:rsidRPr="00DB764B" w:rsidRDefault="00DB764B" w:rsidP="00DB764B">
            <w:pPr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Установка пожарной сигнализации и огнетушителей</w:t>
            </w:r>
            <w:r w:rsidRPr="00DB764B">
              <w:rPr>
                <w:rFonts w:eastAsia="Times New Roman" w:cs="Times New Roman"/>
                <w:i/>
                <w:szCs w:val="24"/>
              </w:rPr>
              <w:t>: В помещении установлены дымовые извещатели и огнетушители типа ABC.</w:t>
            </w:r>
          </w:p>
          <w:p w14:paraId="68ECC4A8" w14:textId="77777777" w:rsidR="00DB764B" w:rsidRPr="00DB764B" w:rsidRDefault="00DB764B" w:rsidP="00DB764B">
            <w:pPr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Регулярная проверка электрооборудования</w:t>
            </w:r>
            <w:r w:rsidRPr="00DB764B">
              <w:rPr>
                <w:rFonts w:eastAsia="Times New Roman" w:cs="Times New Roman"/>
                <w:i/>
                <w:szCs w:val="24"/>
              </w:rPr>
              <w:t>: Проводится регулярный осмотр и обслуживание электрооборудования для предотвращения коротких замыканий.</w:t>
            </w:r>
          </w:p>
          <w:p w14:paraId="5E415E62" w14:textId="77777777" w:rsidR="00DB764B" w:rsidRPr="00DB764B" w:rsidRDefault="00DB764B" w:rsidP="00DB764B">
            <w:pPr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Хранение легковоспламеняющихся материалов в безопасных условиях</w:t>
            </w:r>
            <w:r w:rsidRPr="00DB764B">
              <w:rPr>
                <w:rFonts w:eastAsia="Times New Roman" w:cs="Times New Roman"/>
                <w:i/>
                <w:szCs w:val="24"/>
              </w:rPr>
              <w:t>: Легковоспламеняющиеся жидкости хранятся в металлических шкафах с вентиляцией, вдали от источников тепла.</w:t>
            </w:r>
          </w:p>
          <w:p w14:paraId="0CCED163" w14:textId="77777777" w:rsidR="00DB764B" w:rsidRPr="00DB764B" w:rsidRDefault="00DB764B" w:rsidP="00DB764B">
            <w:pPr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Обучение мерам пожарной безопасности</w:t>
            </w:r>
            <w:r w:rsidRPr="00DB764B">
              <w:rPr>
                <w:rFonts w:eastAsia="Times New Roman" w:cs="Times New Roman"/>
                <w:i/>
                <w:szCs w:val="24"/>
              </w:rPr>
              <w:t>: Все члены семьи ознакомлены с правилами пожарной безопасности и знают, как действовать в случае пожара.</w:t>
            </w:r>
          </w:p>
          <w:p w14:paraId="75437923" w14:textId="77777777" w:rsidR="00DB764B" w:rsidRPr="00DB764B" w:rsidRDefault="00DB764B" w:rsidP="00DB764B">
            <w:pPr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i/>
                <w:szCs w:val="24"/>
              </w:rPr>
            </w:pPr>
            <w:r w:rsidRPr="00DB764B">
              <w:rPr>
                <w:rFonts w:eastAsia="Times New Roman" w:cs="Times New Roman"/>
                <w:b/>
                <w:bCs/>
                <w:i/>
                <w:szCs w:val="24"/>
              </w:rPr>
              <w:t>Организация безопасных зон</w:t>
            </w:r>
            <w:r w:rsidRPr="00DB764B">
              <w:rPr>
                <w:rFonts w:eastAsia="Times New Roman" w:cs="Times New Roman"/>
                <w:i/>
                <w:szCs w:val="24"/>
              </w:rPr>
              <w:t>: В помещении выделены зоны для хранения пожароопасных материалов, удаленные от жилых помещений.</w:t>
            </w:r>
          </w:p>
          <w:p w14:paraId="2F98E8AF" w14:textId="77777777" w:rsidR="00342D58" w:rsidRPr="002846E3" w:rsidRDefault="00342D58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sz w:val="24"/>
                <w:szCs w:val="24"/>
              </w:rPr>
            </w:pPr>
          </w:p>
        </w:tc>
      </w:tr>
    </w:tbl>
    <w:p w14:paraId="1B7A5118" w14:textId="7BD16A9C" w:rsidR="00DC53A5" w:rsidRPr="002846E3" w:rsidRDefault="00DC53A5" w:rsidP="00D7678F">
      <w:pPr>
        <w:spacing w:before="240" w:line="276" w:lineRule="auto"/>
        <w:jc w:val="both"/>
      </w:pPr>
    </w:p>
    <w:p w14:paraId="1D7AA42E" w14:textId="77777777" w:rsidR="00DB764B" w:rsidRDefault="00DB764B" w:rsidP="00342D58">
      <w:pPr>
        <w:spacing w:line="276" w:lineRule="auto"/>
        <w:jc w:val="both"/>
        <w:rPr>
          <w:b/>
        </w:rPr>
      </w:pPr>
    </w:p>
    <w:p w14:paraId="6626BED9" w14:textId="77777777" w:rsidR="00DB764B" w:rsidRDefault="00DB764B" w:rsidP="00342D58">
      <w:pPr>
        <w:spacing w:line="276" w:lineRule="auto"/>
        <w:jc w:val="both"/>
        <w:rPr>
          <w:b/>
        </w:rPr>
      </w:pPr>
    </w:p>
    <w:p w14:paraId="4BB938F1" w14:textId="77777777" w:rsidR="00DB764B" w:rsidRDefault="00DB764B" w:rsidP="00342D58">
      <w:pPr>
        <w:spacing w:line="276" w:lineRule="auto"/>
        <w:jc w:val="both"/>
        <w:rPr>
          <w:b/>
        </w:rPr>
      </w:pPr>
    </w:p>
    <w:p w14:paraId="3DEF62FF" w14:textId="77777777" w:rsidR="00DB764B" w:rsidRDefault="00DB764B" w:rsidP="00342D58">
      <w:pPr>
        <w:spacing w:line="276" w:lineRule="auto"/>
        <w:jc w:val="both"/>
        <w:rPr>
          <w:b/>
        </w:rPr>
      </w:pPr>
    </w:p>
    <w:p w14:paraId="0BBB9799" w14:textId="77777777" w:rsidR="00DB764B" w:rsidRDefault="00DB764B" w:rsidP="00342D58">
      <w:pPr>
        <w:spacing w:line="276" w:lineRule="auto"/>
        <w:jc w:val="both"/>
        <w:rPr>
          <w:b/>
        </w:rPr>
      </w:pPr>
    </w:p>
    <w:p w14:paraId="3E85BDEA" w14:textId="23B5AD06" w:rsidR="00342D58" w:rsidRPr="002846E3" w:rsidRDefault="00342D58" w:rsidP="00342D58">
      <w:pPr>
        <w:spacing w:line="276" w:lineRule="auto"/>
        <w:jc w:val="both"/>
        <w:rPr>
          <w:b/>
        </w:rPr>
      </w:pPr>
      <w:r w:rsidRPr="002846E3">
        <w:rPr>
          <w:b/>
        </w:rPr>
        <w:lastRenderedPageBreak/>
        <w:t>Пункт 3.2.</w:t>
      </w:r>
    </w:p>
    <w:p w14:paraId="2BD39CB1" w14:textId="273A9502" w:rsidR="001D5DBA" w:rsidRPr="002846E3" w:rsidRDefault="00E1375E" w:rsidP="00342D58">
      <w:pPr>
        <w:spacing w:line="276" w:lineRule="auto"/>
        <w:jc w:val="both"/>
      </w:pPr>
      <w:r w:rsidRPr="002846E3">
        <w:rPr>
          <w:noProof/>
        </w:rPr>
        <w:drawing>
          <wp:anchor distT="0" distB="0" distL="114300" distR="114300" simplePos="0" relativeHeight="251661312" behindDoc="0" locked="0" layoutInCell="1" allowOverlap="1" wp14:anchorId="2DCA615A" wp14:editId="310908E6">
            <wp:simplePos x="0" y="0"/>
            <wp:positionH relativeFrom="column">
              <wp:posOffset>901065</wp:posOffset>
            </wp:positionH>
            <wp:positionV relativeFrom="paragraph">
              <wp:posOffset>758190</wp:posOffset>
            </wp:positionV>
            <wp:extent cx="1066800" cy="1421765"/>
            <wp:effectExtent l="0" t="0" r="0" b="6985"/>
            <wp:wrapTopAndBottom/>
            <wp:docPr id="22962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2316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6E3">
        <w:rPr>
          <w:noProof/>
        </w:rPr>
        <w:drawing>
          <wp:anchor distT="0" distB="0" distL="114300" distR="114300" simplePos="0" relativeHeight="251658240" behindDoc="0" locked="0" layoutInCell="1" allowOverlap="1" wp14:anchorId="5F1E6601" wp14:editId="6E2E5806">
            <wp:simplePos x="0" y="0"/>
            <wp:positionH relativeFrom="margin">
              <wp:posOffset>2679700</wp:posOffset>
            </wp:positionH>
            <wp:positionV relativeFrom="paragraph">
              <wp:posOffset>730250</wp:posOffset>
            </wp:positionV>
            <wp:extent cx="1981200" cy="1485265"/>
            <wp:effectExtent l="0" t="0" r="0" b="635"/>
            <wp:wrapTopAndBottom/>
            <wp:docPr id="182154568" name="Picture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46E3">
        <w:rPr>
          <w:noProof/>
        </w:rPr>
        <w:t xml:space="preserve"> </w:t>
      </w:r>
      <w:r w:rsidR="00342D58" w:rsidRPr="002846E3">
        <w:t>С</w:t>
      </w:r>
      <w:r w:rsidR="001D5DBA" w:rsidRPr="002846E3">
        <w:t xml:space="preserve">фотографируйте местонахождение ближайших к Вашему месту проживания пожарных шкафов, пожарных рукавов, сигнализации, огнетушителей (на Вашем этаже, в подъезде, доме). Приложите фотосъемку к </w:t>
      </w:r>
      <w:r w:rsidRPr="002846E3">
        <w:t xml:space="preserve"> </w:t>
      </w:r>
      <w:r w:rsidR="001D5DBA" w:rsidRPr="002846E3">
        <w:t>отчету.</w:t>
      </w:r>
      <w:r w:rsidR="009D388B" w:rsidRPr="002846E3">
        <w:t xml:space="preserve"> </w:t>
      </w:r>
    </w:p>
    <w:p w14:paraId="702EEE3E" w14:textId="77777777" w:rsidR="00342D58" w:rsidRPr="002846E3" w:rsidRDefault="00342D58" w:rsidP="00342D58">
      <w:pPr>
        <w:spacing w:line="276" w:lineRule="auto"/>
        <w:jc w:val="both"/>
      </w:pPr>
    </w:p>
    <w:p w14:paraId="5376A65A" w14:textId="77777777" w:rsidR="00342D58" w:rsidRPr="002846E3" w:rsidRDefault="00342D58" w:rsidP="00342D58">
      <w:pPr>
        <w:spacing w:line="276" w:lineRule="auto"/>
        <w:jc w:val="both"/>
        <w:rPr>
          <w:b/>
        </w:rPr>
      </w:pPr>
      <w:r w:rsidRPr="002846E3">
        <w:rPr>
          <w:b/>
        </w:rPr>
        <w:t>Пункт 3.3.</w:t>
      </w:r>
    </w:p>
    <w:p w14:paraId="09D89ED8" w14:textId="77777777" w:rsidR="00342D58" w:rsidRPr="002846E3" w:rsidRDefault="00342D58" w:rsidP="00342D58">
      <w:pPr>
        <w:spacing w:line="276" w:lineRule="auto"/>
        <w:jc w:val="both"/>
      </w:pPr>
      <w:r w:rsidRPr="002846E3">
        <w:t>С</w:t>
      </w:r>
      <w:r w:rsidR="001D5DBA" w:rsidRPr="002846E3">
        <w:t>фотографируйте расположение пожарных выходов, черных лестниц</w:t>
      </w:r>
      <w:r w:rsidRPr="002846E3">
        <w:t xml:space="preserve"> в вашем подъезде, доме.</w:t>
      </w:r>
    </w:p>
    <w:p w14:paraId="56527745" w14:textId="77777777" w:rsidR="00342D58" w:rsidRPr="002846E3" w:rsidRDefault="001D5DBA" w:rsidP="00342D58">
      <w:pPr>
        <w:spacing w:line="276" w:lineRule="auto"/>
        <w:jc w:val="both"/>
      </w:pPr>
      <w:r w:rsidRPr="002846E3">
        <w:t>Сфотографируйте ближайший пожарный проезд к Вашему дому и подъезду, расположение пожарного гидранта.</w:t>
      </w:r>
    </w:p>
    <w:p w14:paraId="6A00801F" w14:textId="7218976C" w:rsidR="00BC0637" w:rsidRPr="002846E3" w:rsidRDefault="001D5DBA" w:rsidP="001D5DBA">
      <w:pPr>
        <w:spacing w:line="276" w:lineRule="auto"/>
        <w:jc w:val="both"/>
      </w:pPr>
      <w:r w:rsidRPr="002846E3">
        <w:t>Обозначьте на фрагменте карты</w:t>
      </w:r>
      <w:r w:rsidR="00342D58" w:rsidRPr="002846E3">
        <w:t xml:space="preserve"> города</w:t>
      </w:r>
      <w:r w:rsidRPr="002846E3">
        <w:t xml:space="preserve"> ваш</w:t>
      </w:r>
      <w:r w:rsidR="00342D58" w:rsidRPr="002846E3">
        <w:t xml:space="preserve"> </w:t>
      </w:r>
      <w:r w:rsidRPr="002846E3">
        <w:t>дом и местоположение перечисленных объектов. Приложите сделанные фотографии к отчету.</w:t>
      </w:r>
    </w:p>
    <w:p w14:paraId="0D6262C6" w14:textId="049C750B" w:rsidR="00BC0637" w:rsidRPr="002846E3" w:rsidRDefault="00E548A7">
      <w:r w:rsidRPr="006B37A7">
        <w:drawing>
          <wp:anchor distT="0" distB="0" distL="114300" distR="114300" simplePos="0" relativeHeight="251662336" behindDoc="0" locked="0" layoutInCell="1" allowOverlap="1" wp14:anchorId="49ABCD50" wp14:editId="6301F2E1">
            <wp:simplePos x="0" y="0"/>
            <wp:positionH relativeFrom="margin">
              <wp:align>center</wp:align>
            </wp:positionH>
            <wp:positionV relativeFrom="paragraph">
              <wp:posOffset>224914</wp:posOffset>
            </wp:positionV>
            <wp:extent cx="3733165" cy="4219575"/>
            <wp:effectExtent l="0" t="0" r="635" b="9525"/>
            <wp:wrapTopAndBottom/>
            <wp:docPr id="18327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2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1" w:author="sh_ub" w:date="2025-02-28T21:15:00Z" w16du:dateUtc="2025-02-28T18:15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76672" behindDoc="0" locked="0" layoutInCell="1" allowOverlap="1" wp14:anchorId="18728B04" wp14:editId="75DB7258">
                  <wp:simplePos x="0" y="0"/>
                  <wp:positionH relativeFrom="column">
                    <wp:posOffset>5694204</wp:posOffset>
                  </wp:positionH>
                  <wp:positionV relativeFrom="paragraph">
                    <wp:posOffset>1995663</wp:posOffset>
                  </wp:positionV>
                  <wp:extent cx="360" cy="360"/>
                  <wp:effectExtent l="38100" t="38100" r="38100" b="38100"/>
                  <wp:wrapNone/>
                  <wp:docPr id="1121796294" name="Ink 27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6">
                        <w14:nvContentPartPr>
                          <w14:cNvContentPartPr/>
                        </w14:nvContentPartPr>
                        <w14:xfrm>
                          <a:off x="0" y="0"/>
                          <a:ext cx="360" cy="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346FA8F6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27" o:spid="_x0000_s1026" type="#_x0000_t75" style="position:absolute;margin-left:447.85pt;margin-top:156.65pt;width:1.05pt;height: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E00mIjXAQAAnQQAABAA&#10;AAAAAAAAAAAAAAAA0wMAAGRycy9pbmsvaW5rMS54bWxQSwECLQAUAAYACAAAACEAnTAZLeAAAAAL&#10;AQAADwAAAAAAAAAAAAAAAADYBQAAZHJzL2Rvd25yZXYueG1sUEsBAi0AFAAGAAgAAAAhAHkYvJ2/&#10;AAAAIQEAABkAAAAAAAAAAAAAAAAA5QYAAGRycy9fcmVscy9lMm9Eb2MueG1sLnJlbHNQSwUGAAAA&#10;AAYABgB4AQAA2wcAAAAA&#10;">
                  <v:imagedata r:id="rId17" o:title=""/>
                </v:shape>
              </w:pict>
            </mc:Fallback>
          </mc:AlternateContent>
        </w:r>
      </w:ins>
      <w:ins w:id="2" w:author="sh_ub" w:date="2025-02-28T21:14:00Z" w16du:dateUtc="2025-02-28T18:14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75648" behindDoc="0" locked="0" layoutInCell="1" allowOverlap="1" wp14:anchorId="187DD408" wp14:editId="7ECCC9C5">
                  <wp:simplePos x="0" y="0"/>
                  <wp:positionH relativeFrom="column">
                    <wp:posOffset>2569845</wp:posOffset>
                  </wp:positionH>
                  <wp:positionV relativeFrom="paragraph">
                    <wp:posOffset>1216025</wp:posOffset>
                  </wp:positionV>
                  <wp:extent cx="708940" cy="349250"/>
                  <wp:effectExtent l="38100" t="38100" r="0" b="50800"/>
                  <wp:wrapNone/>
                  <wp:docPr id="1446849698" name="Ink 2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8">
                        <w14:nvContentPartPr>
                          <w14:cNvContentPartPr/>
                        </w14:nvContentPartPr>
                        <w14:xfrm>
                          <a:off x="0" y="0"/>
                          <a:ext cx="708940" cy="34925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1EBE3CEB" id="Ink 24" o:spid="_x0000_s1026" type="#_x0000_t75" style="position:absolute;margin-left:201.85pt;margin-top:95.25pt;width:56.8pt;height:28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">
                  <v:imagedata r:id="rId19" o:title=""/>
                </v:shape>
              </w:pict>
            </mc:Fallback>
          </mc:AlternateContent>
        </w:r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65408" behindDoc="0" locked="0" layoutInCell="1" allowOverlap="1" wp14:anchorId="48C3AB1D" wp14:editId="6217E934">
                  <wp:simplePos x="0" y="0"/>
                  <wp:positionH relativeFrom="column">
                    <wp:posOffset>1885315</wp:posOffset>
                  </wp:positionH>
                  <wp:positionV relativeFrom="paragraph">
                    <wp:posOffset>1828165</wp:posOffset>
                  </wp:positionV>
                  <wp:extent cx="343185" cy="149760"/>
                  <wp:effectExtent l="38100" t="38100" r="19050" b="41275"/>
                  <wp:wrapNone/>
                  <wp:docPr id="609754903" name="Ink 1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0">
                        <w14:nvContentPartPr>
                          <w14:cNvContentPartPr/>
                        </w14:nvContentPartPr>
                        <w14:xfrm>
                          <a:off x="0" y="0"/>
                          <a:ext cx="343185" cy="1497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24101CDE" id="Ink 14" o:spid="_x0000_s1026" type="#_x0000_t75" style="position:absolute;margin-left:147.95pt;margin-top:143.45pt;width:28pt;height:1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">
                  <v:imagedata r:id="rId21" o:title=""/>
                </v:shape>
              </w:pict>
            </mc:Fallback>
          </mc:AlternateContent>
        </w:r>
      </w:ins>
      <w:r w:rsidR="00BC0637" w:rsidRPr="002846E3">
        <w:br w:type="page"/>
      </w:r>
    </w:p>
    <w:p w14:paraId="4F40F9FF" w14:textId="0142D681" w:rsidR="004E1460" w:rsidRPr="002846E3" w:rsidRDefault="00DB764B" w:rsidP="001D5DBA">
      <w:pPr>
        <w:spacing w:line="276" w:lineRule="auto"/>
        <w:jc w:val="both"/>
      </w:pPr>
      <w:ins w:id="3" w:author="sh_ub" w:date="2025-02-28T21:18:00Z" w16du:dateUtc="2025-02-28T18:18:00Z">
        <w:r w:rsidRPr="00E548A7">
          <w:lastRenderedPageBreak/>
          <w:drawing>
            <wp:anchor distT="0" distB="0" distL="114300" distR="114300" simplePos="0" relativeHeight="251677696" behindDoc="0" locked="0" layoutInCell="1" allowOverlap="1" wp14:anchorId="2BAF19BF" wp14:editId="464C803E">
              <wp:simplePos x="0" y="0"/>
              <wp:positionH relativeFrom="column">
                <wp:posOffset>889758</wp:posOffset>
              </wp:positionH>
              <wp:positionV relativeFrom="paragraph">
                <wp:posOffset>-585</wp:posOffset>
              </wp:positionV>
              <wp:extent cx="4046220" cy="2660015"/>
              <wp:effectExtent l="0" t="0" r="0" b="6985"/>
              <wp:wrapTopAndBottom/>
              <wp:docPr id="59373434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3734345" name="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46220" cy="2660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30400924" w14:textId="77777777" w:rsidR="001D5DBA" w:rsidRPr="002846E3" w:rsidRDefault="001D5DBA" w:rsidP="001D5DBA">
      <w:pPr>
        <w:spacing w:line="276" w:lineRule="auto"/>
        <w:jc w:val="both"/>
        <w:rPr>
          <w:b/>
        </w:rPr>
      </w:pPr>
      <w:r w:rsidRPr="002846E3">
        <w:rPr>
          <w:b/>
        </w:rPr>
        <w:t>Выводы по лабораторной работе:</w:t>
      </w:r>
    </w:p>
    <w:p w14:paraId="06AB77A4" w14:textId="39359509" w:rsidR="00F50A07" w:rsidRPr="002846E3" w:rsidRDefault="004A221E" w:rsidP="00F50A07">
      <w:r w:rsidRPr="004A221E">
        <w:t>Проведенный анализ выявил основные риски в микрорайоне: наводнения, пожары, аварии и загрязнение воздуха. Для минимизации угроз предложены меры: установка систем оповещения, проверка инфраструктуры, использование фильтров для воздуха и защитных масок. Важны готовность жителей и сотрудничество с властями. Реализация этих шагов повысит безопасность и улучшит экологическую обстановку.</w:t>
      </w:r>
    </w:p>
    <w:sectPr w:rsidR="00F50A07" w:rsidRPr="002846E3" w:rsidSect="00617965">
      <w:footerReference w:type="default" r:id="rId23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3C94E" w14:textId="77777777" w:rsidR="000E7DC7" w:rsidRDefault="000E7DC7" w:rsidP="001634C3">
      <w:pPr>
        <w:spacing w:after="0" w:line="240" w:lineRule="auto"/>
      </w:pPr>
      <w:r>
        <w:separator/>
      </w:r>
    </w:p>
  </w:endnote>
  <w:endnote w:type="continuationSeparator" w:id="0">
    <w:p w14:paraId="2D97CDD0" w14:textId="77777777" w:rsidR="000E7DC7" w:rsidRDefault="000E7DC7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58C22" w14:textId="77777777" w:rsidR="001634C3" w:rsidRDefault="001634C3">
    <w:pPr>
      <w:pStyle w:val="Footer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00E0D7" w14:textId="77777777" w:rsidR="000E7DC7" w:rsidRDefault="000E7DC7" w:rsidP="001634C3">
      <w:pPr>
        <w:spacing w:after="0" w:line="240" w:lineRule="auto"/>
      </w:pPr>
      <w:r>
        <w:separator/>
      </w:r>
    </w:p>
  </w:footnote>
  <w:footnote w:type="continuationSeparator" w:id="0">
    <w:p w14:paraId="57D348DD" w14:textId="77777777" w:rsidR="000E7DC7" w:rsidRDefault="000E7DC7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C4F20"/>
    <w:multiLevelType w:val="multilevel"/>
    <w:tmpl w:val="92E4B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3343E"/>
    <w:multiLevelType w:val="multilevel"/>
    <w:tmpl w:val="E690D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268C7"/>
    <w:multiLevelType w:val="multilevel"/>
    <w:tmpl w:val="CFC43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57B70"/>
    <w:multiLevelType w:val="multilevel"/>
    <w:tmpl w:val="B3B6C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0307823">
    <w:abstractNumId w:val="7"/>
  </w:num>
  <w:num w:numId="2" w16cid:durableId="1812867040">
    <w:abstractNumId w:val="4"/>
  </w:num>
  <w:num w:numId="3" w16cid:durableId="1582518715">
    <w:abstractNumId w:val="1"/>
  </w:num>
  <w:num w:numId="4" w16cid:durableId="653606304">
    <w:abstractNumId w:val="3"/>
  </w:num>
  <w:num w:numId="5" w16cid:durableId="1663701107">
    <w:abstractNumId w:val="6"/>
  </w:num>
  <w:num w:numId="6" w16cid:durableId="777676454">
    <w:abstractNumId w:val="8"/>
  </w:num>
  <w:num w:numId="7" w16cid:durableId="673191465">
    <w:abstractNumId w:val="0"/>
  </w:num>
  <w:num w:numId="8" w16cid:durableId="1685786741">
    <w:abstractNumId w:val="2"/>
  </w:num>
  <w:num w:numId="9" w16cid:durableId="89601220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h_ub">
    <w15:presenceInfo w15:providerId="None" w15:userId="sh_u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8333B"/>
    <w:rsid w:val="000C5EB8"/>
    <w:rsid w:val="000E2F03"/>
    <w:rsid w:val="000E7DC7"/>
    <w:rsid w:val="001634C3"/>
    <w:rsid w:val="00175E49"/>
    <w:rsid w:val="001D5DBA"/>
    <w:rsid w:val="001F6DCF"/>
    <w:rsid w:val="002846E3"/>
    <w:rsid w:val="002A4AEC"/>
    <w:rsid w:val="00324D76"/>
    <w:rsid w:val="00342D58"/>
    <w:rsid w:val="0034636B"/>
    <w:rsid w:val="00365AD8"/>
    <w:rsid w:val="003F6778"/>
    <w:rsid w:val="004111D2"/>
    <w:rsid w:val="004A221E"/>
    <w:rsid w:val="004C7CF1"/>
    <w:rsid w:val="004E1460"/>
    <w:rsid w:val="005057D2"/>
    <w:rsid w:val="005238E6"/>
    <w:rsid w:val="0054185C"/>
    <w:rsid w:val="005803D9"/>
    <w:rsid w:val="005A394E"/>
    <w:rsid w:val="00617965"/>
    <w:rsid w:val="0068567C"/>
    <w:rsid w:val="006B37A7"/>
    <w:rsid w:val="006C32B0"/>
    <w:rsid w:val="007603DD"/>
    <w:rsid w:val="007C4A4C"/>
    <w:rsid w:val="007E557C"/>
    <w:rsid w:val="008B6B25"/>
    <w:rsid w:val="0095785A"/>
    <w:rsid w:val="009912AA"/>
    <w:rsid w:val="009D388B"/>
    <w:rsid w:val="00A47BCF"/>
    <w:rsid w:val="00AA18C1"/>
    <w:rsid w:val="00B754AA"/>
    <w:rsid w:val="00BC0637"/>
    <w:rsid w:val="00BE7F5D"/>
    <w:rsid w:val="00C01DBD"/>
    <w:rsid w:val="00C34304"/>
    <w:rsid w:val="00CF30E4"/>
    <w:rsid w:val="00D45336"/>
    <w:rsid w:val="00D572FE"/>
    <w:rsid w:val="00D7678F"/>
    <w:rsid w:val="00DA493E"/>
    <w:rsid w:val="00DA6FB3"/>
    <w:rsid w:val="00DB764B"/>
    <w:rsid w:val="00DC53A5"/>
    <w:rsid w:val="00E1375E"/>
    <w:rsid w:val="00E15FEE"/>
    <w:rsid w:val="00E548A7"/>
    <w:rsid w:val="00EE205F"/>
    <w:rsid w:val="00F0323C"/>
    <w:rsid w:val="00F159DD"/>
    <w:rsid w:val="00F50A07"/>
    <w:rsid w:val="00F528D2"/>
    <w:rsid w:val="00FB374C"/>
    <w:rsid w:val="00FE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4C3"/>
  </w:style>
  <w:style w:type="paragraph" w:styleId="Footer">
    <w:name w:val="footer"/>
    <w:basedOn w:val="Normal"/>
    <w:link w:val="FooterChar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4C3"/>
  </w:style>
  <w:style w:type="paragraph" w:styleId="ListParagraph">
    <w:name w:val="List Paragraph"/>
    <w:basedOn w:val="Normal"/>
    <w:uiPriority w:val="34"/>
    <w:qFormat/>
    <w:rsid w:val="00F50A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8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88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846E3"/>
    <w:rPr>
      <w:b/>
      <w:bCs/>
    </w:rPr>
  </w:style>
  <w:style w:type="paragraph" w:styleId="Revision">
    <w:name w:val="Revision"/>
    <w:hidden/>
    <w:uiPriority w:val="99"/>
    <w:semiHidden/>
    <w:rsid w:val="00E548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413">
              <w:marLeft w:val="-1200"/>
              <w:marRight w:val="-1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7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5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30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581806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5332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7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9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451456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8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8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7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35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1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5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031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4766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9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19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665">
              <w:marLeft w:val="-1200"/>
              <w:marRight w:val="-1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9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99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77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246430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120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22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19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2811787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9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6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8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2398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536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5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55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4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35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67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70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72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90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6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3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32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67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2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2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918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86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itmo.ru/persons/338891" TargetMode="External"/><Relationship Id="rId13" Type="http://schemas.openxmlformats.org/officeDocument/2006/relationships/image" Target="media/image2.jpeg"/><Relationship Id="rId18" Type="http://schemas.openxmlformats.org/officeDocument/2006/relationships/customXml" Target="ink/ink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yandex.ru/maps/org/rodilny_dom_17/1156991566/" TargetMode="External"/><Relationship Id="rId17" Type="http://schemas.openxmlformats.org/officeDocument/2006/relationships/image" Target="media/image5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andex.ru/maps/org/gorodskoy_perinatalny_tsentr_1/68430465335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www.cottagesspb.ru/ekologiya/sankt-peterburga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8T18:15:01.40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8T18:14:30.58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285 288 24575,'2'80'0,"-4"84"0,-1-144 0,-1 0 0,-1 0 0,-1 0 0,0 0 0,-2-1 0,0 0 0,-1-1 0,-13 21 0,16-29 43,1 1 0,0 0-1,1 1 1,0-1 0,0 1-1,2 0 1,-3 18 0,1 5-897,3 45 1,1-61-5973</inkml:trace>
  <inkml:trace contextRef="#ctx0" brushRef="#br0" timeOffset="544.02">329 266 24575,'-5'1'0,"-1"0"0,1 0 0,0 1 0,-1 0 0,1 0 0,0 0 0,0 1 0,0-1 0,0 1 0,1 0 0,-1 1 0,1-1 0,0 1 0,0 0 0,-6 7 0,-26 21 0,-13 9 0,39-32 0,0 0 0,0 0 0,-19 11 0,1-1 252,21-14-521,0-1-1,0 0 1,0 0-1,-1 0 1,-14 5-1,6-5-6556</inkml:trace>
  <inkml:trace contextRef="#ctx0" brushRef="#br0" timeOffset="1025.3">264 310 24575,'5'0'0,"1"1"0,0-1 0,-1 1 0,1 0 0,-1 1 0,1-1 0,-1 1 0,1 0 0,-1 0 0,0 1 0,0 0 0,0 0 0,-1 0 0,1 0 0,-1 1 0,7 5 0,2 6 0,-1 0 0,0 1 0,14 25 0,2 2 0,-16-31 0,-1-1 0,2 0 0,-1 0 0,29 17 0,-32-23 0,31 21-1365,-28-20-5461</inkml:trace>
  <inkml:trace contextRef="#ctx0" brushRef="#br0" timeOffset="2843.6">1169 266 24575,'46'-2'0,"55"-10"0,-27 3 0,-11-2 0,-42 7 0,1 1 0,27-1 0,-28 2 0,0 0 0,0-2 0,39-10 0,-39 7 0,0 2 0,1 1 0,34-3 0,32-5-1365,-69 8-5461</inkml:trace>
  <inkml:trace contextRef="#ctx0" brushRef="#br0" timeOffset="3570.82">1411 0 24575,'-22'2'0,"0"1"0,0 0 0,0 2 0,1 0 0,0 2 0,0 0 0,0 2 0,1 0 0,0 1 0,-26 18 0,25-16 0,0-1 0,-25 10 0,30-15 0,0 1 0,0 0 0,1 2 0,0-1 0,-26 22 0,39-28 0,1-1 0,-1 1 0,0-1 0,1 1 0,-1 0 0,1 0 0,-1 0 0,1 0 0,0 0 0,0 0 0,0 0 0,0 0 0,0 1 0,0-1 0,1 0 0,-1 1 0,1-1 0,0 0 0,0 1 0,-1-1 0,1 0 0,1 1 0,-1-1 0,0 1 0,1-1 0,-1 0 0,1 1 0,-1-1 0,1 0 0,1 3 0,0-2 0,1 0 0,-1 1 0,0-1 0,1 0 0,0-1 0,0 1 0,-1 0 0,2-1 0,-1 1 0,0-1 0,0 0 0,1 0 0,-1-1 0,1 1 0,0-1 0,7 3 0,26 3 0,1-1 0,0-1 0,73-2 0,-99-3-114,1 0 1,-1 1-1,1 0 0,-1 1 0,0 0 1,1 1-1,-1 0 0,0 1 0,-1 1 1,1 0-1,13 8 0,-15-4-6712</inkml:trace>
  <inkml:trace contextRef="#ctx0" brushRef="#br0" timeOffset="5125.39">1433 640 24575,'465'0'0,"-457"1"-227,0-1-1,0 1 1,0 0-1,0 1 1,9 2-1,-3 1-6598</inkml:trace>
  <inkml:trace contextRef="#ctx0" brushRef="#br0" timeOffset="5839.1">1721 531 24575,'-26'0'0,"14"-1"0,1 0 0,-1 1 0,0 1 0,1 0 0,-1 1 0,0 0 0,1 0 0,-1 1 0,1 1 0,-21 9 0,9-2 0,-1-1 0,0-2 0,0 0 0,-1-1 0,-46 5 0,39-6 0,30-6 0,0 0 0,1 0 0,-1 0 0,1 1 0,-1-1 0,0 0 0,1 1 0,-1-1 0,1 1 0,-1 0 0,1-1 0,-1 1 0,1 0 0,-1 0 0,1 0 0,0 0 0,-1 0 0,1 0 0,0 0 0,0 1 0,0-1 0,-1 2 0,2-2 0,0 1 0,0-1 0,0 0 0,1 0 0,-1 1 0,0-1 0,1 0 0,-1 0 0,0 0 0,1 0 0,0 1 0,-1-1 0,1 0 0,0 0 0,-1 0 0,1 0 0,0 0 0,0-1 0,0 1 0,0 0 0,2 1 0,5 4 0,0 0 0,0-1 0,1 0 0,0 0 0,0-1 0,10 3 0,126 49 0,-115-47 228,-22-7-427,-1-1 0,0 2 0,0-1 0,0 1-1,-1 0 1,1 0 0,10 7 0,-7-1-6627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8T18:14:27.4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88 24575,'18'14'0,"1"-1"0,0 0 0,0-2 0,2 0 0,-1-1 0,1-2 0,1 0 0,26 7 0,-20-10 0,-1-1 0,0-1 0,1-2 0,-1 0 0,38-5 0,13 1 0,-30 2 206,-30-1-520,0 1-1,0 1 1,0 1 0,34 6 0,-38-2-6512</inkml:trace>
  <inkml:trace contextRef="#ctx0" brushRef="#br0" timeOffset="652.35">640 1 24575,'8'1'0,"1"1"0,-1 0 0,0 0 0,-1 1 0,1 0 0,0 0 0,-1 1 0,0 0 0,1 1 0,10 9 0,-7-7 0,-1 0 0,1-1 0,0 0 0,14 5 0,-13-7 0,1 0 0,-1 1 0,0 0 0,0 1 0,0 0 0,14 10 0,-22-12 0,0 0 0,0 0 0,0 0 0,-1 0 0,1 1 0,-1-1 0,0 1 0,0 0 0,-1 0 0,1 0 0,-1 0 0,0 1 0,-1-1 0,1 1 0,-1-1 0,0 1 0,0 8 0,0-6 0,0 0 0,-1 1 0,0-1 0,0 0 0,-1 0 0,-1 1 0,1-1 0,-1 0 0,0 0 0,-4 8 0,4-12 0,0 0 0,0-1 0,-1 1 0,0-1 0,1 0 0,-1 0 0,0 0 0,-1 0 0,1 0 0,0 0 0,-1-1 0,0 0 0,1 0 0,-1 0 0,0 0 0,0 0 0,0-1 0,0 0 0,0 0 0,-1 0 0,-5 1 0,-5 1 52,-1 1-1,-29 12 0,12-4-1570,15-6-5307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F4F0C-A389-41E7-834D-AE7A66A8C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1654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sh_ub</cp:lastModifiedBy>
  <cp:revision>5</cp:revision>
  <dcterms:created xsi:type="dcterms:W3CDTF">2024-03-14T16:11:00Z</dcterms:created>
  <dcterms:modified xsi:type="dcterms:W3CDTF">2025-02-28T18:31:00Z</dcterms:modified>
</cp:coreProperties>
</file>